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FE624">
      <w:pPr>
        <w:spacing w:before="60" w:after="60"/>
      </w:pPr>
    </w:p>
    <w:p w14:paraId="5BDDED05">
      <w:pPr>
        <w:spacing w:before="60" w:after="60"/>
      </w:pPr>
    </w:p>
    <w:p w14:paraId="7F5375CC">
      <w:pPr>
        <w:spacing w:before="60" w:after="60"/>
      </w:pPr>
    </w:p>
    <w:p w14:paraId="47BA03D6">
      <w:pPr>
        <w:spacing w:before="60" w:after="60"/>
      </w:pPr>
    </w:p>
    <w:p w14:paraId="48710AC6">
      <w:pPr>
        <w:spacing w:before="600" w:after="200"/>
        <w:jc w:val="both"/>
        <w:rPr>
          <w:ins w:id="0" w:author="你说你喜欢海、但你没说是地中海。" w:date="2026-07-21T15:10:35Z"/>
          <w:rFonts w:ascii="Arial" w:hAnsi="Arial" w:eastAsia="Arial" w:cs="Arial"/>
          <w:b/>
          <w:bCs/>
          <w:color w:val="1B3A5C"/>
          <w:sz w:val="56"/>
          <w:szCs w:val="56"/>
        </w:rPr>
      </w:pPr>
    </w:p>
    <w:p w14:paraId="53163724">
      <w:pPr>
        <w:spacing w:before="600" w:after="200"/>
        <w:jc w:val="center"/>
        <w:rPr>
          <w:ins w:id="1" w:author="你说你喜欢海、但你没说是地中海。" w:date="2026-07-21T15:17:19Z"/>
          <w:rFonts w:ascii="Arial" w:hAnsi="Arial" w:eastAsia="Arial" w:cs="Arial"/>
          <w:b/>
          <w:bCs/>
          <w:color w:val="1B3A5C"/>
          <w:sz w:val="56"/>
          <w:szCs w:val="56"/>
        </w:rPr>
      </w:pPr>
    </w:p>
    <w:p w14:paraId="2597B1A7">
      <w:pPr>
        <w:spacing w:before="600" w:after="200"/>
        <w:jc w:val="center"/>
      </w:pPr>
      <w:r>
        <w:rPr>
          <w:rFonts w:ascii="Arial" w:hAnsi="Arial" w:eastAsia="Arial" w:cs="Arial"/>
          <w:b/>
          <w:bCs/>
          <w:color w:val="1B3A5C"/>
          <w:sz w:val="56"/>
          <w:szCs w:val="56"/>
        </w:rPr>
        <w:t>此刻Space</w:t>
      </w:r>
    </w:p>
    <w:p w14:paraId="4F67F561">
      <w:pPr>
        <w:spacing w:before="80" w:after="80"/>
        <w:jc w:val="center"/>
      </w:pPr>
      <w:r>
        <w:rPr>
          <w:rFonts w:ascii="Arial" w:hAnsi="Arial" w:eastAsia="Arial" w:cs="Arial"/>
          <w:color w:val="D4763A"/>
          <w:sz w:val="24"/>
          <w:szCs w:val="24"/>
        </w:rPr>
        <w:t>PODCAST ALLIANCE</w:t>
      </w:r>
    </w:p>
    <w:p w14:paraId="16043A22">
      <w:pPr>
        <w:spacing w:before="200" w:after="100"/>
        <w:jc w:val="center"/>
      </w:pPr>
      <w:r>
        <w:rPr>
          <w:rFonts w:ascii="Arial" w:hAnsi="Arial" w:eastAsia="Arial" w:cs="Arial"/>
          <w:b/>
          <w:bCs/>
          <w:color w:val="1B3A5C"/>
          <w:sz w:val="40"/>
          <w:szCs w:val="40"/>
        </w:rPr>
        <w:t>六大业务交付内容包</w:t>
      </w:r>
    </w:p>
    <w:p w14:paraId="280FCB17">
      <w:pPr>
        <w:spacing w:before="80" w:after="400"/>
        <w:jc w:val="center"/>
      </w:pPr>
      <w:r>
        <w:rPr>
          <w:rFonts w:ascii="Arial" w:hAnsi="Arial" w:eastAsia="Arial" w:cs="Arial"/>
          <w:color w:val="CCCCCC"/>
          <w:sz w:val="20"/>
          <w:szCs w:val="20"/>
        </w:rPr>
        <w:t>Six Business Delivery Content Packages</w:t>
      </w:r>
    </w:p>
    <w:p w14:paraId="431FA045">
      <w:pPr>
        <w:spacing w:before="60" w:after="60"/>
      </w:pPr>
    </w:p>
    <w:p w14:paraId="19C77A03">
      <w:pPr>
        <w:spacing w:before="60" w:after="60"/>
      </w:pPr>
    </w:p>
    <w:p w14:paraId="484E79A9">
      <w:pPr>
        <w:spacing w:before="200" w:after="100"/>
        <w:jc w:val="center"/>
      </w:pPr>
      <w:r>
        <w:rPr>
          <w:rFonts w:ascii="Arial" w:hAnsi="Arial" w:eastAsia="Arial" w:cs="Arial"/>
          <w:i/>
          <w:iCs/>
          <w:color w:val="D4763A"/>
          <w:sz w:val="26"/>
          <w:szCs w:val="26"/>
        </w:rPr>
        <w:t>让每个声音都被听见</w:t>
      </w:r>
    </w:p>
    <w:p w14:paraId="598F75C8">
      <w:pPr>
        <w:spacing w:before="60" w:after="60"/>
      </w:pPr>
    </w:p>
    <w:p w14:paraId="25034673">
      <w:pPr>
        <w:spacing w:before="60" w:after="60"/>
      </w:pPr>
    </w:p>
    <w:p w14:paraId="2263582B">
      <w:pPr>
        <w:spacing w:before="60" w:after="60"/>
      </w:pPr>
    </w:p>
    <w:p w14:paraId="694C6C86">
      <w:pPr>
        <w:spacing w:before="60" w:after="60"/>
      </w:pPr>
    </w:p>
    <w:p w14:paraId="58728797">
      <w:pPr>
        <w:spacing w:before="400" w:after="60"/>
        <w:jc w:val="center"/>
      </w:pPr>
      <w:r>
        <w:rPr>
          <w:rFonts w:ascii="Arial" w:hAnsi="Arial" w:eastAsia="Arial" w:cs="Arial"/>
          <w:color w:val="333333"/>
          <w:sz w:val="22"/>
          <w:szCs w:val="22"/>
        </w:rPr>
        <w:t>此刻Space · 播客联盟</w:t>
      </w:r>
    </w:p>
    <w:p w14:paraId="561E9A03">
      <w:pPr>
        <w:jc w:val="center"/>
      </w:pPr>
      <w:r>
        <w:rPr>
          <w:rFonts w:ascii="Arial" w:hAnsi="Arial" w:eastAsia="Arial" w:cs="Arial"/>
          <w:color w:val="333333"/>
          <w:sz w:val="22"/>
          <w:szCs w:val="22"/>
        </w:rPr>
        <w:t>2026年7月</w:t>
      </w:r>
    </w:p>
    <w:p w14:paraId="189AC95F">
      <w:r>
        <w:br w:type="page"/>
      </w:r>
    </w:p>
    <w:p w14:paraId="1EFD8287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目录</w:t>
      </w:r>
    </w:p>
    <w:p w14:paraId="5727150F">
      <w:pPr>
        <w:spacing w:before="60" w:after="60"/>
      </w:pPr>
    </w:p>
    <w:p w14:paraId="62F44F1A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第一部分  🏠 录制空间预约</w:t>
      </w:r>
    </w:p>
    <w:p w14:paraId="2881CB3B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1.1 业务概述与定位</w:t>
      </w:r>
    </w:p>
    <w:p w14:paraId="2AC891E8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1.2 空间标准配置</w:t>
      </w:r>
    </w:p>
    <w:p w14:paraId="337D5129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1.3 预约流程SOP</w:t>
      </w:r>
    </w:p>
    <w:p w14:paraId="5DED8F4E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1.4 定价体系</w:t>
      </w:r>
    </w:p>
    <w:p w14:paraId="35006BB5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1.5 用户使用指南</w:t>
      </w:r>
    </w:p>
    <w:p w14:paraId="5C251226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1.6 设备使用快速教程</w:t>
      </w:r>
    </w:p>
    <w:p w14:paraId="5F3A7C45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1.7 场地方合作要点</w:t>
      </w:r>
    </w:p>
    <w:p w14:paraId="78F851F1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1.8 质量控制标准</w:t>
      </w:r>
    </w:p>
    <w:p w14:paraId="51C9166C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1.9 常见问题FAQ</w:t>
      </w:r>
    </w:p>
    <w:p w14:paraId="5E9BC2DD">
      <w:pPr>
        <w:spacing w:before="60" w:after="60"/>
      </w:pPr>
    </w:p>
    <w:p w14:paraId="634CE9F4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第二部分  🎧 播客后期制作</w:t>
      </w:r>
    </w:p>
    <w:p w14:paraId="0910C554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2.1 业务概述与价值</w:t>
      </w:r>
    </w:p>
    <w:p w14:paraId="48318963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2.2 服务分级与定价</w:t>
      </w:r>
    </w:p>
    <w:p w14:paraId="3B800BBA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2.3 后期制作SOP流程</w:t>
      </w:r>
    </w:p>
    <w:p w14:paraId="771B4267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2.4 交付标准与质量要求</w:t>
      </w:r>
    </w:p>
    <w:p w14:paraId="5B2A2902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2.5 修改审核流程</w:t>
      </w:r>
    </w:p>
    <w:p w14:paraId="30EF229D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2.6 后期制作工具清单</w:t>
      </w:r>
    </w:p>
    <w:p w14:paraId="1BCF12B8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2.7 常见问题FAQ</w:t>
      </w:r>
    </w:p>
    <w:p w14:paraId="71C24F59">
      <w:pPr>
        <w:spacing w:before="60" w:after="60"/>
      </w:pPr>
    </w:p>
    <w:p w14:paraId="29A0C2A3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第三部分  🎁 定制化录制</w:t>
      </w:r>
    </w:p>
    <w:p w14:paraId="001929CC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3.1 业务概述与定位</w:t>
      </w:r>
    </w:p>
    <w:p w14:paraId="0CE43DAB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3.2 定价体系</w:t>
      </w:r>
    </w:p>
    <w:p w14:paraId="5FF3F324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3.3 六大系列详细方案</w:t>
      </w:r>
    </w:p>
    <w:p w14:paraId="3DF743E4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3.4 定制录制SOP流程</w:t>
      </w:r>
    </w:p>
    <w:p w14:paraId="2CA89EA8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3.5 1V1需求沟通指南</w:t>
      </w:r>
    </w:p>
    <w:p w14:paraId="3CEE9CC9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3.6 交付物清单</w:t>
      </w:r>
    </w:p>
    <w:p w14:paraId="34A103E7">
      <w:pPr>
        <w:spacing w:before="60" w:after="60"/>
      </w:pPr>
    </w:p>
    <w:p w14:paraId="7391596F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第四部分  ☕ 会员链接与资源互换</w:t>
      </w:r>
    </w:p>
    <w:p w14:paraId="680EBE0D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4.1 会员体系介绍</w:t>
      </w:r>
    </w:p>
    <w:p w14:paraId="65C324A4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4.2 会员权益详细说明</w:t>
      </w:r>
    </w:p>
    <w:p w14:paraId="3703DF86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4.3 新人主播百日陪跑计划</w:t>
      </w:r>
    </w:p>
    <w:p w14:paraId="6459B043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4.4 会员串台与互推机制</w:t>
      </w:r>
    </w:p>
    <w:p w14:paraId="2A0D9DC3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4.5 线上经验分享方案</w:t>
      </w:r>
    </w:p>
    <w:p w14:paraId="28F59856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4.6 线下主题活动方案</w:t>
      </w:r>
    </w:p>
    <w:p w14:paraId="5FC720C5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4.7 资源互换平台设计</w:t>
      </w:r>
    </w:p>
    <w:p w14:paraId="765B9CB6">
      <w:pPr>
        <w:spacing w:before="60" w:after="60"/>
      </w:pPr>
    </w:p>
    <w:p w14:paraId="7AEF1574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第五部分  🎙 播客创作孵化</w:t>
      </w:r>
    </w:p>
    <w:p w14:paraId="40EF344F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5.1 孵化体系介绍</w:t>
      </w:r>
    </w:p>
    <w:p w14:paraId="4E315AA6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5.2 单期节目孵化方案</w:t>
      </w:r>
    </w:p>
    <w:p w14:paraId="4572604E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5.3 播客品牌孵化方案</w:t>
      </w:r>
    </w:p>
    <w:p w14:paraId="2F4E1CE3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5.4 播客新星主播孵化计划</w:t>
      </w:r>
    </w:p>
    <w:p w14:paraId="04C990DC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5.5 选题策划方法论</w:t>
      </w:r>
    </w:p>
    <w:p w14:paraId="3CEA72B7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5.6 内容质量评价体系</w:t>
      </w:r>
    </w:p>
    <w:p w14:paraId="2EF94622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5.7 商业化对接机制</w:t>
      </w:r>
    </w:p>
    <w:p w14:paraId="6B902FED">
      <w:pPr>
        <w:spacing w:before="60" w:after="60"/>
      </w:pPr>
    </w:p>
    <w:p w14:paraId="0C35AEF2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第六部分  🤝 商务合作对接</w:t>
      </w:r>
    </w:p>
    <w:p w14:paraId="5750E96A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6.1 商务合作体系介绍</w:t>
      </w:r>
    </w:p>
    <w:p w14:paraId="51F3E3BC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6.2 品牌定制沙龙方案</w:t>
      </w:r>
    </w:p>
    <w:p w14:paraId="7932FA2F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6.3 空间品牌植入方案</w:t>
      </w:r>
    </w:p>
    <w:p w14:paraId="23537839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6.4 主播代言合作机制</w:t>
      </w:r>
    </w:p>
    <w:p w14:paraId="37534188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6.5 数据报告服务</w:t>
      </w:r>
    </w:p>
    <w:p w14:paraId="07652A2D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6.6 广告投放方案</w:t>
      </w:r>
    </w:p>
    <w:p w14:paraId="5E507C4A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    6.7 合作流程与报价</w:t>
      </w:r>
    </w:p>
    <w:p w14:paraId="76AA4DB4">
      <w:r>
        <w:br w:type="page"/>
      </w:r>
    </w:p>
    <w:p w14:paraId="6C871DBA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第一部分  🏠 录制空间预约</w:t>
      </w:r>
    </w:p>
    <w:p w14:paraId="6D19D682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1.1 业务概述与定位</w:t>
      </w:r>
    </w:p>
    <w:p w14:paraId="4CDD9AB1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录制空间预约是此刻Space播客联盟的基础业务，也是整个生态的入口。联盟在合作咖啡店、书店等场所设立轻量级播客录制空间，由联盟统一提供专业设备、运营管理和技术支持，实现扫码</w:t>
      </w:r>
      <w:ins w:id="2" w:author="你说你喜欢海、但你没说是地中海。" w:date="2026-07-20T12:56:56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预约</w:t>
        </w:r>
      </w:ins>
      <w:ins w:id="3" w:author="你说你喜欢海、但你没说是地中海。" w:date="2026-07-20T12:56:58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，</w:t>
        </w:r>
      </w:ins>
      <w:ins w:id="4" w:author="你说你喜欢海、但你没说是地中海。" w:date="2026-07-20T12:57:00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到店</w:t>
        </w:r>
      </w:ins>
      <w:r>
        <w:rPr>
          <w:rFonts w:ascii="Arial" w:hAnsi="Arial" w:eastAsia="Arial" w:cs="Arial"/>
          <w:color w:val="333333"/>
          <w:sz w:val="22"/>
          <w:szCs w:val="22"/>
        </w:rPr>
        <w:t>即录、专业后期、一键分发的一站式播客服务体验。</w:t>
      </w:r>
    </w:p>
    <w:p w14:paraId="3ACB91C3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核心定位：为播客创作者提供低成本、专业化的线下录制空间，降低播客创作门槛，让任何人都能在咖啡馆里按下录音键，说出自己的故事。</w:t>
      </w:r>
    </w:p>
    <w:p w14:paraId="76A2FC0A">
      <w:pPr>
        <w:spacing w:before="60" w:after="60"/>
      </w:pP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846832D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6768C0"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业务亮点</w:t>
            </w:r>
          </w:p>
          <w:p w14:paraId="4EDEA81D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零门槛体验：扫码即可预约，到店即录，无需自带设备</w:t>
            </w:r>
          </w:p>
          <w:p w14:paraId="7BCD3151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专业级品质：电容麦克风+录音接口+监听耳机，录音棚级配置</w:t>
            </w:r>
          </w:p>
          <w:p w14:paraId="18CA3F31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灵活计费：按小时计费，音频30元/时，视频100元/时</w:t>
            </w:r>
          </w:p>
          <w:p w14:paraId="2D53949F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 xml:space="preserve">• </w:t>
            </w:r>
            <w:commentRangeStart w:id="0"/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云端同步：录音自动上传云端，无需担心文件丢失</w:t>
            </w:r>
            <w:commentRangeEnd w:id="0"/>
            <w:r>
              <w:commentReference w:id="0"/>
            </w:r>
          </w:p>
          <w:p w14:paraId="28E21733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一站式服务：录制完成后可选择后期制作、平台分发等增值服务</w:t>
            </w:r>
          </w:p>
        </w:tc>
      </w:tr>
    </w:tbl>
    <w:p w14:paraId="1982D614">
      <w:pPr>
        <w:spacing w:before="60" w:after="60"/>
      </w:pPr>
    </w:p>
    <w:p w14:paraId="5E85D162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1.2 空间标准配置</w:t>
      </w:r>
    </w:p>
    <w:p w14:paraId="6FA94361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此刻Space播客录制空间遵循轻量、实用、可复制的原则，以最低成本实现专业级录制效果。每个合作点位的标准配置如下：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3325"/>
        <w:gridCol w:w="4933"/>
      </w:tblGrid>
      <w:tr w14:paraId="00F0FDF3">
        <w:trPr>
          <w:ins w:id="5" w:author="你说你喜欢海、但你没说是地中海。" w:date="2026-07-20T13:10:58Z"/>
        </w:trPr>
        <w:tc>
          <w:tcPr>
            <w:tcW w:w="1370" w:type="dxa"/>
          </w:tcPr>
          <w:p w14:paraId="287FA7B2">
            <w:pPr>
              <w:spacing w:before="60" w:after="60"/>
              <w:jc w:val="center"/>
              <w:rPr>
                <w:ins w:id="6" w:author="你说你喜欢海、但你没说是地中海。" w:date="2026-07-20T13:10:58Z"/>
                <w:color w:val="auto"/>
                <w:vertAlign w:val="baseline"/>
              </w:rPr>
            </w:pPr>
            <w:ins w:id="7" w:author="你说你喜欢海、但你没说是地中海。" w:date="2026-07-20T13:11:12Z">
              <w:r>
                <w:rPr>
                  <w:rFonts w:ascii="Arial" w:hAnsi="Arial" w:eastAsia="Arial" w:cs="Arial"/>
                  <w:b/>
                  <w:bCs/>
                  <w:color w:val="auto"/>
                  <w:sz w:val="22"/>
                  <w:szCs w:val="22"/>
                </w:rPr>
                <w:t>配置项</w:t>
              </w:r>
            </w:ins>
          </w:p>
        </w:tc>
        <w:tc>
          <w:tcPr>
            <w:tcW w:w="3325" w:type="dxa"/>
          </w:tcPr>
          <w:p w14:paraId="3CDFCD50">
            <w:pPr>
              <w:spacing w:before="60" w:after="60"/>
              <w:jc w:val="center"/>
              <w:rPr>
                <w:ins w:id="8" w:author="你说你喜欢海、但你没说是地中海。" w:date="2026-07-20T13:10:58Z"/>
                <w:color w:val="auto"/>
                <w:vertAlign w:val="baseline"/>
              </w:rPr>
            </w:pPr>
            <w:ins w:id="9" w:author="你说你喜欢海、但你没说是地中海。" w:date="2026-07-20T13:11:17Z">
              <w:r>
                <w:rPr>
                  <w:rFonts w:ascii="Arial" w:hAnsi="Arial" w:eastAsia="Arial" w:cs="Arial"/>
                  <w:b/>
                  <w:bCs/>
                  <w:color w:val="auto"/>
                  <w:sz w:val="22"/>
                  <w:szCs w:val="22"/>
                </w:rPr>
                <w:t>标准方案</w:t>
              </w:r>
            </w:ins>
          </w:p>
        </w:tc>
        <w:tc>
          <w:tcPr>
            <w:tcW w:w="4933" w:type="dxa"/>
          </w:tcPr>
          <w:p w14:paraId="768AA400">
            <w:pPr>
              <w:spacing w:before="60" w:after="60"/>
              <w:jc w:val="center"/>
              <w:rPr>
                <w:ins w:id="10" w:author="你说你喜欢海、但你没说是地中海。" w:date="2026-07-20T13:10:58Z"/>
                <w:color w:val="auto"/>
                <w:vertAlign w:val="baseline"/>
              </w:rPr>
            </w:pPr>
            <w:ins w:id="11" w:author="你说你喜欢海、但你没说是地中海。" w:date="2026-07-20T13:11:38Z">
              <w:r>
                <w:rPr>
                  <w:rFonts w:ascii="Arial" w:hAnsi="Arial" w:eastAsia="Arial" w:cs="Arial"/>
                  <w:b/>
                  <w:bCs/>
                  <w:color w:val="auto"/>
                  <w:sz w:val="22"/>
                  <w:szCs w:val="22"/>
                </w:rPr>
                <w:t>备注</w:t>
              </w:r>
            </w:ins>
          </w:p>
        </w:tc>
      </w:tr>
      <w:tr w14:paraId="21A01403">
        <w:trPr>
          <w:ins w:id="12" w:author="你说你喜欢海、但你没说是地中海。" w:date="2026-07-20T13:10:58Z"/>
        </w:trPr>
        <w:tc>
          <w:tcPr>
            <w:tcW w:w="1370" w:type="dxa"/>
          </w:tcPr>
          <w:p w14:paraId="46F9A1F0">
            <w:pPr>
              <w:spacing w:before="60" w:after="60"/>
              <w:rPr>
                <w:ins w:id="13" w:author="你说你喜欢海、但你没说是地中海。" w:date="2026-07-20T13:10:58Z"/>
                <w:vertAlign w:val="baseline"/>
              </w:rPr>
            </w:pPr>
            <w:ins w:id="14" w:author="你说你喜欢海、但你没说是地中海。" w:date="2026-07-20T13:11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空间面积</w:t>
              </w:r>
            </w:ins>
          </w:p>
        </w:tc>
        <w:tc>
          <w:tcPr>
            <w:tcW w:w="3325" w:type="dxa"/>
          </w:tcPr>
          <w:p w14:paraId="1C6C63C7">
            <w:pPr>
              <w:spacing w:before="60" w:after="60"/>
              <w:rPr>
                <w:ins w:id="15" w:author="你说你喜欢海、但你没说是地中海。" w:date="2026-07-20T13:10:58Z"/>
                <w:vertAlign w:val="baseline"/>
              </w:rPr>
            </w:pPr>
            <w:ins w:id="16" w:author="你说你喜欢海、但你没说是地中海。" w:date="2026-07-20T13:11:4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5-30㎡</w:t>
              </w:r>
            </w:ins>
          </w:p>
        </w:tc>
        <w:tc>
          <w:tcPr>
            <w:tcW w:w="4933" w:type="dxa"/>
          </w:tcPr>
          <w:p w14:paraId="6BA4FBD7">
            <w:pPr>
              <w:spacing w:before="60" w:after="60"/>
              <w:rPr>
                <w:ins w:id="17" w:author="你说你喜欢海、但你没说是地中海。" w:date="2026-07-20T13:10:58Z"/>
                <w:vertAlign w:val="baseline"/>
              </w:rPr>
            </w:pPr>
            <w:ins w:id="18" w:author="你说你喜欢海、但你没说是地中海。" w:date="2026-07-20T13:11:5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咖啡店/书店</w:t>
              </w:r>
            </w:ins>
            <w:ins w:id="19" w:author="你说你喜欢海、但你没说是地中海。" w:date="2026-07-20T13:11:54Z">
              <w:r>
                <w:rPr>
                  <w:rFonts w:hint="default" w:ascii="Arial" w:hAnsi="Arial" w:eastAsia="Arial" w:cs="Arial"/>
                  <w:b w:val="0"/>
                  <w:bCs w:val="0"/>
                  <w:color w:val="333333"/>
                  <w:sz w:val="22"/>
                  <w:szCs w:val="22"/>
                  <w:lang w:val="en-US"/>
                </w:rPr>
                <w:t>/</w:t>
              </w:r>
            </w:ins>
            <w:ins w:id="20" w:author="你说你喜欢海、但你没说是地中海。" w:date="2026-07-20T13:11:54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茶空间等</w:t>
              </w:r>
            </w:ins>
            <w:ins w:id="21" w:author="你说你喜欢海、但你没说是地中海。" w:date="2026-07-20T13:11:5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的安静角落或独立小空间</w:t>
              </w:r>
            </w:ins>
          </w:p>
        </w:tc>
      </w:tr>
      <w:tr w14:paraId="25528C68">
        <w:trPr>
          <w:ins w:id="22" w:author="你说你喜欢海、但你没说是地中海。" w:date="2026-07-20T13:10:58Z"/>
        </w:trPr>
        <w:tc>
          <w:tcPr>
            <w:tcW w:w="1370" w:type="dxa"/>
          </w:tcPr>
          <w:p w14:paraId="0AE71B8E">
            <w:pPr>
              <w:spacing w:before="60" w:after="60"/>
              <w:rPr>
                <w:ins w:id="23" w:author="你说你喜欢海、但你没说是地中海。" w:date="2026-07-20T13:10:58Z"/>
                <w:vertAlign w:val="baseline"/>
              </w:rPr>
            </w:pPr>
            <w:ins w:id="24" w:author="你说你喜欢海、但你没说是地中海。" w:date="2026-07-20T13:12:1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座椅配置</w:t>
              </w:r>
            </w:ins>
          </w:p>
        </w:tc>
        <w:tc>
          <w:tcPr>
            <w:tcW w:w="3325" w:type="dxa"/>
          </w:tcPr>
          <w:p w14:paraId="6FD2443A">
            <w:pPr>
              <w:spacing w:before="60" w:after="60"/>
              <w:rPr>
                <w:ins w:id="25" w:author="你说你喜欢海、但你没说是地中海。" w:date="2026-07-20T13:10:58Z"/>
                <w:vertAlign w:val="baseline"/>
              </w:rPr>
            </w:pPr>
            <w:ins w:id="26" w:author="你说你喜欢海、但你没说是地中海。" w:date="2026-07-20T13:12:1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2-3把舒适座椅</w:t>
              </w:r>
            </w:ins>
          </w:p>
        </w:tc>
        <w:tc>
          <w:tcPr>
            <w:tcW w:w="4933" w:type="dxa"/>
          </w:tcPr>
          <w:p w14:paraId="1D8630A9">
            <w:pPr>
              <w:spacing w:before="60" w:after="60"/>
              <w:rPr>
                <w:ins w:id="27" w:author="你说你喜欢海、但你没说是地中海。" w:date="2026-07-20T13:10:58Z"/>
                <w:vertAlign w:val="baseline"/>
              </w:rPr>
            </w:pPr>
            <w:ins w:id="28" w:author="你说你喜欢海、但你没说是地中海。" w:date="2026-07-20T13:12:2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支持双人/三人对话录制</w:t>
              </w:r>
            </w:ins>
          </w:p>
        </w:tc>
      </w:tr>
      <w:tr w14:paraId="11D496E8">
        <w:trPr>
          <w:ins w:id="29" w:author="你说你喜欢海、但你没说是地中海。" w:date="2026-07-20T13:10:58Z"/>
        </w:trPr>
        <w:tc>
          <w:tcPr>
            <w:tcW w:w="1370" w:type="dxa"/>
          </w:tcPr>
          <w:p w14:paraId="5B6A5971">
            <w:pPr>
              <w:spacing w:before="60" w:after="60"/>
              <w:rPr>
                <w:ins w:id="30" w:author="你说你喜欢海、但你没说是地中海。" w:date="2026-07-20T13:10:58Z"/>
                <w:vertAlign w:val="baseline"/>
              </w:rPr>
            </w:pPr>
            <w:ins w:id="31" w:author="你说你喜欢海、但你没说是地中海。" w:date="2026-07-20T13:12:2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隔音处理</w:t>
              </w:r>
            </w:ins>
          </w:p>
        </w:tc>
        <w:tc>
          <w:tcPr>
            <w:tcW w:w="3325" w:type="dxa"/>
          </w:tcPr>
          <w:p w14:paraId="0C1D64F0">
            <w:pPr>
              <w:spacing w:before="60" w:after="60"/>
              <w:rPr>
                <w:ins w:id="32" w:author="你说你喜欢海、但你没说是地中海。" w:date="2026-07-20T13:10:58Z"/>
                <w:vertAlign w:val="baseline"/>
              </w:rPr>
            </w:pPr>
            <w:ins w:id="33" w:author="你说你喜欢海、但你没说是地中海。" w:date="2026-07-20T13:12:3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简易隔音板</w:t>
              </w:r>
            </w:ins>
            <w:ins w:id="34" w:author="你说你喜欢海、但你没说是地中海。" w:date="2026-07-20T13:18:42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/</w:t>
              </w:r>
            </w:ins>
            <w:ins w:id="35" w:author="你说你喜欢海、但你没说是地中海。" w:date="2026-07-20T13:12:3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桌面隔挡</w:t>
              </w:r>
            </w:ins>
            <w:ins w:id="36" w:author="你说你喜欢海、但你没说是地中海。" w:date="2026-07-20T13:18:4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/</w:t>
              </w:r>
            </w:ins>
            <w:ins w:id="37" w:author="你说你喜欢海、但你没说是地中海。" w:date="2026-07-20T13:12:3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绿植隔离</w:t>
              </w:r>
            </w:ins>
          </w:p>
        </w:tc>
        <w:tc>
          <w:tcPr>
            <w:tcW w:w="4933" w:type="dxa"/>
          </w:tcPr>
          <w:p w14:paraId="3BB25FEE">
            <w:pPr>
              <w:spacing w:before="60" w:after="60"/>
              <w:rPr>
                <w:ins w:id="38" w:author="你说你喜欢海、但你没说是地中海。" w:date="2026-07-20T13:10:58Z"/>
                <w:vertAlign w:val="baseline"/>
              </w:rPr>
            </w:pPr>
            <w:ins w:id="39" w:author="你说你喜欢海、但你没说是地中海。" w:date="2026-07-20T13:12:3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成本控制在500-2000元/点位</w:t>
              </w:r>
            </w:ins>
          </w:p>
        </w:tc>
      </w:tr>
      <w:tr w14:paraId="3C202967">
        <w:trPr>
          <w:ins w:id="40" w:author="你说你喜欢海、但你没说是地中海。" w:date="2026-07-20T13:10:58Z"/>
        </w:trPr>
        <w:tc>
          <w:tcPr>
            <w:tcW w:w="1370" w:type="dxa"/>
          </w:tcPr>
          <w:p w14:paraId="5ED3D9CA">
            <w:pPr>
              <w:spacing w:before="60" w:after="60"/>
              <w:rPr>
                <w:ins w:id="41" w:author="你说你喜欢海、但你没说是地中海。" w:date="2026-07-20T13:10:58Z"/>
                <w:vertAlign w:val="baseline"/>
              </w:rPr>
            </w:pPr>
            <w:ins w:id="42" w:author="你说你喜欢海、但你没说是地中海。" w:date="2026-07-20T13:12:5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电容麦克风</w:t>
              </w:r>
            </w:ins>
          </w:p>
        </w:tc>
        <w:tc>
          <w:tcPr>
            <w:tcW w:w="3325" w:type="dxa"/>
          </w:tcPr>
          <w:p w14:paraId="622DDD0E">
            <w:pPr>
              <w:spacing w:before="60" w:after="60"/>
              <w:rPr>
                <w:ins w:id="43" w:author="你说你喜欢海、但你没说是地中海。" w:date="2026-07-20T13:10:58Z"/>
                <w:vertAlign w:val="baseline"/>
              </w:rPr>
            </w:pPr>
            <w:ins w:id="44" w:author="你说你喜欢海、但你没说是地中海。" w:date="2026-07-20T13:12:5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专业电容麦克风×2-3</w:t>
              </w:r>
            </w:ins>
          </w:p>
        </w:tc>
        <w:tc>
          <w:tcPr>
            <w:tcW w:w="4933" w:type="dxa"/>
          </w:tcPr>
          <w:p w14:paraId="5F5128EE">
            <w:pPr>
              <w:spacing w:before="60" w:after="60"/>
              <w:rPr>
                <w:ins w:id="45" w:author="你说你喜欢海、但你没说是地中海。" w:date="2026-07-20T13:10:58Z"/>
                <w:vertAlign w:val="baseline"/>
              </w:rPr>
            </w:pPr>
            <w:ins w:id="46" w:author="你说你喜欢海、但你没说是地中海。" w:date="2026-07-20T13:13:0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品牌：闪客/罗德/舒尔等合作供应商</w:t>
              </w:r>
            </w:ins>
          </w:p>
        </w:tc>
      </w:tr>
      <w:tr w14:paraId="0441B076">
        <w:trPr>
          <w:ins w:id="47" w:author="你说你喜欢海、但你没说是地中海。" w:date="2026-07-20T13:10:58Z"/>
        </w:trPr>
        <w:tc>
          <w:tcPr>
            <w:tcW w:w="1370" w:type="dxa"/>
          </w:tcPr>
          <w:p w14:paraId="46D2B748">
            <w:pPr>
              <w:spacing w:before="60" w:after="60"/>
              <w:rPr>
                <w:ins w:id="48" w:author="你说你喜欢海、但你没说是地中海。" w:date="2026-07-20T13:10:58Z"/>
                <w:vertAlign w:val="baseline"/>
              </w:rPr>
            </w:pPr>
            <w:ins w:id="49" w:author="你说你喜欢海、但你没说是地中海。" w:date="2026-07-20T13:13:1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录音接口</w:t>
              </w:r>
            </w:ins>
          </w:p>
        </w:tc>
        <w:tc>
          <w:tcPr>
            <w:tcW w:w="3325" w:type="dxa"/>
          </w:tcPr>
          <w:p w14:paraId="5529D201">
            <w:pPr>
              <w:spacing w:before="60" w:after="60"/>
              <w:rPr>
                <w:ins w:id="50" w:author="你说你喜欢海、但你没说是地中海。" w:date="2026-07-20T13:10:58Z"/>
                <w:vertAlign w:val="baseline"/>
              </w:rPr>
            </w:pPr>
            <w:ins w:id="51" w:author="你说你喜欢海、但你没说是地中海。" w:date="2026-07-20T13:13:2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USB/XLR录音接口×1</w:t>
              </w:r>
            </w:ins>
          </w:p>
        </w:tc>
        <w:tc>
          <w:tcPr>
            <w:tcW w:w="4933" w:type="dxa"/>
          </w:tcPr>
          <w:p w14:paraId="13B57DE6">
            <w:pPr>
              <w:spacing w:before="60" w:after="60"/>
              <w:rPr>
                <w:ins w:id="52" w:author="你说你喜欢海、但你没说是地中海。" w:date="2026-07-20T13:10:58Z"/>
                <w:vertAlign w:val="baseline"/>
              </w:rPr>
            </w:pPr>
            <w:ins w:id="53" w:author="你说你喜欢海、但你没说是地中海。" w:date="2026-07-20T13:13:2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支持多通道同步录音</w:t>
              </w:r>
            </w:ins>
          </w:p>
        </w:tc>
      </w:tr>
      <w:tr w14:paraId="3363E2AD">
        <w:trPr>
          <w:ins w:id="54" w:author="你说你喜欢海、但你没说是地中海。" w:date="2026-07-20T13:10:58Z"/>
        </w:trPr>
        <w:tc>
          <w:tcPr>
            <w:tcW w:w="1370" w:type="dxa"/>
          </w:tcPr>
          <w:p w14:paraId="7D0CADA1">
            <w:pPr>
              <w:spacing w:before="60" w:after="60"/>
              <w:rPr>
                <w:ins w:id="55" w:author="你说你喜欢海、但你没说是地中海。" w:date="2026-07-20T13:10:58Z"/>
                <w:vertAlign w:val="baseline"/>
              </w:rPr>
            </w:pPr>
            <w:ins w:id="56" w:author="你说你喜欢海、但你没说是地中海。" w:date="2026-07-20T13:13:3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监听耳机</w:t>
              </w:r>
            </w:ins>
          </w:p>
        </w:tc>
        <w:tc>
          <w:tcPr>
            <w:tcW w:w="3325" w:type="dxa"/>
          </w:tcPr>
          <w:p w14:paraId="562C6047">
            <w:pPr>
              <w:spacing w:before="60" w:after="60"/>
              <w:rPr>
                <w:ins w:id="57" w:author="你说你喜欢海、但你没说是地中海。" w:date="2026-07-20T13:10:58Z"/>
                <w:vertAlign w:val="baseline"/>
              </w:rPr>
            </w:pPr>
            <w:ins w:id="58" w:author="你说你喜欢海、但你没说是地中海。" w:date="2026-07-20T13:13:3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专业监听耳机×2-3</w:t>
              </w:r>
            </w:ins>
          </w:p>
        </w:tc>
        <w:tc>
          <w:tcPr>
            <w:tcW w:w="4933" w:type="dxa"/>
          </w:tcPr>
          <w:p w14:paraId="66685722">
            <w:pPr>
              <w:spacing w:before="60" w:after="60"/>
              <w:rPr>
                <w:ins w:id="59" w:author="你说你喜欢海、但你没说是地中海。" w:date="2026-07-20T13:10:58Z"/>
                <w:vertAlign w:val="baseline"/>
              </w:rPr>
            </w:pPr>
            <w:ins w:id="60" w:author="你说你喜欢海、但你没说是地中海。" w:date="2026-07-20T13:13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录制时实时监听音质</w:t>
              </w:r>
            </w:ins>
          </w:p>
        </w:tc>
      </w:tr>
      <w:tr w14:paraId="68AD8D90">
        <w:trPr>
          <w:ins w:id="61" w:author="你说你喜欢海、但你没说是地中海。" w:date="2026-07-20T13:10:58Z"/>
        </w:trPr>
        <w:tc>
          <w:tcPr>
            <w:tcW w:w="1370" w:type="dxa"/>
          </w:tcPr>
          <w:p w14:paraId="7FF05B0B">
            <w:pPr>
              <w:spacing w:before="60" w:after="60"/>
              <w:rPr>
                <w:ins w:id="62" w:author="你说你喜欢海、但你没说是地中海。" w:date="2026-07-20T13:10:58Z"/>
                <w:vertAlign w:val="baseline"/>
              </w:rPr>
            </w:pPr>
            <w:ins w:id="63" w:author="你说你喜欢海、但你没说是地中海。" w:date="2026-07-20T13:13:4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防喷罩</w:t>
              </w:r>
            </w:ins>
          </w:p>
        </w:tc>
        <w:tc>
          <w:tcPr>
            <w:tcW w:w="3325" w:type="dxa"/>
          </w:tcPr>
          <w:p w14:paraId="012E1B2F">
            <w:pPr>
              <w:spacing w:before="60" w:after="60"/>
              <w:rPr>
                <w:ins w:id="64" w:author="你说你喜欢海、但你没说是地中海。" w:date="2026-07-20T13:10:58Z"/>
                <w:vertAlign w:val="baseline"/>
              </w:rPr>
            </w:pPr>
            <w:ins w:id="65" w:author="你说你喜欢海、但你没说是地中海。" w:date="2026-07-20T13:13:5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金属防喷罩×2-3</w:t>
              </w:r>
            </w:ins>
          </w:p>
        </w:tc>
        <w:tc>
          <w:tcPr>
            <w:tcW w:w="4933" w:type="dxa"/>
          </w:tcPr>
          <w:p w14:paraId="67E853AE">
            <w:pPr>
              <w:spacing w:before="60" w:after="60"/>
              <w:rPr>
                <w:ins w:id="66" w:author="你说你喜欢海、但你没说是地中海。" w:date="2026-07-20T13:10:58Z"/>
                <w:vertAlign w:val="baseline"/>
              </w:rPr>
            </w:pPr>
            <w:ins w:id="67" w:author="你说你喜欢海、但你没说是地中海。" w:date="2026-07-20T13:13:5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有效消除爆破音</w:t>
              </w:r>
            </w:ins>
          </w:p>
        </w:tc>
      </w:tr>
      <w:tr w14:paraId="179553FB">
        <w:trPr>
          <w:ins w:id="68" w:author="你说你喜欢海、但你没说是地中海。" w:date="2026-07-20T13:13:59Z"/>
        </w:trPr>
        <w:tc>
          <w:tcPr>
            <w:tcW w:w="1370" w:type="dxa"/>
          </w:tcPr>
          <w:p w14:paraId="3CB745C4">
            <w:pPr>
              <w:spacing w:before="60" w:after="60"/>
              <w:rPr>
                <w:ins w:id="69" w:author="你说你喜欢海、但你没说是地中海。" w:date="2026-07-20T13:13:59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0" w:author="你说你喜欢海、但你没说是地中海。" w:date="2026-07-20T13:14:1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悬臂支架</w:t>
              </w:r>
            </w:ins>
          </w:p>
        </w:tc>
        <w:tc>
          <w:tcPr>
            <w:tcW w:w="3325" w:type="dxa"/>
          </w:tcPr>
          <w:p w14:paraId="0751C795">
            <w:pPr>
              <w:spacing w:before="60" w:after="60"/>
              <w:rPr>
                <w:ins w:id="71" w:author="你说你喜欢海、但你没说是地中海。" w:date="2026-07-20T13:13:59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2" w:author="你说你喜欢海、但你没说是地中海。" w:date="2026-07-20T13:14:1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桌面悬臂支架×2-3</w:t>
              </w:r>
            </w:ins>
          </w:p>
        </w:tc>
        <w:tc>
          <w:tcPr>
            <w:tcW w:w="4933" w:type="dxa"/>
          </w:tcPr>
          <w:p w14:paraId="027AEFE4">
            <w:pPr>
              <w:spacing w:before="60" w:after="60"/>
              <w:rPr>
                <w:ins w:id="73" w:author="你说你喜欢海、但你没说是地中海。" w:date="2026-07-20T13:13:59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4" w:author="你说你喜欢海、但你没说是地中海。" w:date="2026-07-20T13:14:2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灵活调节麦克风位置</w:t>
              </w:r>
            </w:ins>
          </w:p>
        </w:tc>
      </w:tr>
      <w:tr w14:paraId="679B119C">
        <w:trPr>
          <w:ins w:id="75" w:author="你说你喜欢海、但你没说是地中海。" w:date="2026-07-20T13:14:00Z"/>
        </w:trPr>
        <w:tc>
          <w:tcPr>
            <w:tcW w:w="1370" w:type="dxa"/>
          </w:tcPr>
          <w:p w14:paraId="64D0EE7B">
            <w:pPr>
              <w:spacing w:before="60" w:after="60"/>
              <w:rPr>
                <w:ins w:id="76" w:author="你说你喜欢海、但你没说是地中海。" w:date="2026-07-20T13:14:00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7" w:author="你说你喜欢海、但你没说是地中海。" w:date="2026-07-20T13:14:2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录音软件</w:t>
              </w:r>
            </w:ins>
          </w:p>
        </w:tc>
        <w:tc>
          <w:tcPr>
            <w:tcW w:w="3325" w:type="dxa"/>
          </w:tcPr>
          <w:p w14:paraId="4FB67C14">
            <w:pPr>
              <w:spacing w:before="60" w:after="60"/>
              <w:rPr>
                <w:ins w:id="78" w:author="你说你喜欢海、但你没说是地中海。" w:date="2026-07-20T13:14:00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9" w:author="你说你喜欢海、但你没说是地中海。" w:date="2026-07-20T13:14:3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Audacity/GarageBand</w:t>
              </w:r>
            </w:ins>
          </w:p>
        </w:tc>
        <w:tc>
          <w:tcPr>
            <w:tcW w:w="4933" w:type="dxa"/>
          </w:tcPr>
          <w:p w14:paraId="460510EF">
            <w:pPr>
              <w:spacing w:before="60" w:after="60"/>
              <w:rPr>
                <w:ins w:id="80" w:author="你说你喜欢海、但你没说是地中海。" w:date="2026-07-20T13:14:00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81" w:author="你说你喜欢海、但你没说是地中海。" w:date="2026-07-20T13:14:3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免费专业录音软件预装</w:t>
              </w:r>
            </w:ins>
          </w:p>
        </w:tc>
      </w:tr>
      <w:tr w14:paraId="2994967E">
        <w:trPr>
          <w:ins w:id="82" w:author="你说你喜欢海、但你没说是地中海。" w:date="2026-07-20T13:14:42Z"/>
        </w:trPr>
        <w:tc>
          <w:tcPr>
            <w:tcW w:w="1370" w:type="dxa"/>
          </w:tcPr>
          <w:p w14:paraId="22FE80BB">
            <w:pPr>
              <w:spacing w:before="60" w:after="60"/>
              <w:rPr>
                <w:ins w:id="83" w:author="你说你喜欢海、但你没说是地中海。" w:date="2026-07-20T13:14:42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84" w:author="你说你喜欢海、但你没说是地中海。" w:date="2026-07-20T13:14:5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视频设备</w:t>
              </w:r>
            </w:ins>
          </w:p>
        </w:tc>
        <w:tc>
          <w:tcPr>
            <w:tcW w:w="3325" w:type="dxa"/>
          </w:tcPr>
          <w:p w14:paraId="740202BE">
            <w:pPr>
              <w:spacing w:before="60" w:after="60"/>
              <w:rPr>
                <w:ins w:id="85" w:author="你说你喜欢海、但你没说是地中海。" w:date="2026-07-20T13:14:42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86" w:author="你说你喜欢海、但你没说是地中海。" w:date="2026-07-20T13:15:0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4K摄像头+补光灯（视频点位）</w:t>
              </w:r>
            </w:ins>
          </w:p>
        </w:tc>
        <w:tc>
          <w:tcPr>
            <w:tcW w:w="4933" w:type="dxa"/>
          </w:tcPr>
          <w:p w14:paraId="032A9492">
            <w:pPr>
              <w:spacing w:before="60" w:after="60"/>
              <w:rPr>
                <w:ins w:id="87" w:author="你说你喜欢海、但你没说是地中海。" w:date="2026-07-20T13:14:42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88" w:author="你说你喜欢海、但你没说是地中海。" w:date="2026-07-20T13:15:1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支持视频播客录制</w:t>
              </w:r>
            </w:ins>
          </w:p>
        </w:tc>
      </w:tr>
      <w:tr w14:paraId="3A375CCF">
        <w:trPr>
          <w:ins w:id="89" w:author="你说你喜欢海、但你没说是地中海。" w:date="2026-07-20T13:15:12Z"/>
        </w:trPr>
        <w:tc>
          <w:tcPr>
            <w:tcW w:w="1370" w:type="dxa"/>
          </w:tcPr>
          <w:p w14:paraId="73335916">
            <w:pPr>
              <w:spacing w:before="60" w:after="60"/>
              <w:rPr>
                <w:ins w:id="90" w:author="你说你喜欢海、但你没说是地中海。" w:date="2026-07-20T13:15:12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91" w:author="你说你喜欢海、但你没说是地中海。" w:date="2026-07-20T13:15:2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扫码系统</w:t>
              </w:r>
            </w:ins>
          </w:p>
        </w:tc>
        <w:tc>
          <w:tcPr>
            <w:tcW w:w="3325" w:type="dxa"/>
          </w:tcPr>
          <w:p w14:paraId="2073239A">
            <w:pPr>
              <w:spacing w:before="60" w:after="60"/>
              <w:rPr>
                <w:ins w:id="92" w:author="你说你喜欢海、但你没说是地中海。" w:date="2026-07-20T13:15:12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93" w:author="你说你喜欢海、但你没说是地中海。" w:date="2026-07-20T13:15:2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桌面二维码+小程序</w:t>
              </w:r>
            </w:ins>
          </w:p>
        </w:tc>
        <w:tc>
          <w:tcPr>
            <w:tcW w:w="4933" w:type="dxa"/>
          </w:tcPr>
          <w:p w14:paraId="6B5A1FD1">
            <w:pPr>
              <w:spacing w:before="60" w:after="60"/>
              <w:rPr>
                <w:ins w:id="94" w:author="你说你喜欢海、但你没说是地中海。" w:date="2026-07-20T13:15:12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95" w:author="你说你喜欢海、但你没说是地中海。" w:date="2026-07-20T13:15:3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扫码预约/开始录制/上传云端/选择服务</w:t>
              </w:r>
            </w:ins>
          </w:p>
        </w:tc>
      </w:tr>
      <w:tr w14:paraId="2452FC86">
        <w:trPr>
          <w:ins w:id="96" w:author="你说你喜欢海、但你没说是地中海。" w:date="2026-07-20T13:15:20Z"/>
        </w:trPr>
        <w:tc>
          <w:tcPr>
            <w:tcW w:w="1370" w:type="dxa"/>
          </w:tcPr>
          <w:p w14:paraId="66A5B961">
            <w:pPr>
              <w:spacing w:before="60" w:after="60"/>
              <w:rPr>
                <w:ins w:id="97" w:author="你说你喜欢海、但你没说是地中海。" w:date="2026-07-20T13:15:20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98" w:author="你说你喜欢海、但你没说是地中海。" w:date="2026-07-20T13:15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视觉标识</w:t>
              </w:r>
            </w:ins>
          </w:p>
        </w:tc>
        <w:tc>
          <w:tcPr>
            <w:tcW w:w="3325" w:type="dxa"/>
          </w:tcPr>
          <w:p w14:paraId="114FA43C">
            <w:pPr>
              <w:spacing w:before="60" w:after="60"/>
              <w:rPr>
                <w:ins w:id="99" w:author="你说你喜欢海、但你没说是地中海。" w:date="2026-07-20T13:15:20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100" w:author="你说你喜欢海、但你没说是地中海。" w:date="2026-07-20T13:15:5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灯箱+品牌标识</w:t>
              </w:r>
            </w:ins>
          </w:p>
        </w:tc>
        <w:tc>
          <w:tcPr>
            <w:tcW w:w="4933" w:type="dxa"/>
          </w:tcPr>
          <w:p w14:paraId="3B48BF2E">
            <w:pPr>
              <w:spacing w:before="60" w:after="60"/>
              <w:rPr>
                <w:ins w:id="101" w:author="你说你喜欢海、但你没说是地中海。" w:date="2026-07-20T13:15:20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102" w:author="你说你喜欢海、但你没说是地中海。" w:date="2026-07-20T13:15:5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统一品牌VI，播客主题装饰</w:t>
              </w:r>
            </w:ins>
          </w:p>
        </w:tc>
      </w:tr>
    </w:tbl>
    <w:p w14:paraId="5BF594D0">
      <w:pPr>
        <w:spacing w:before="60" w:after="60"/>
      </w:pPr>
    </w:p>
    <w:p w14:paraId="71EB64E6">
      <w:pPr>
        <w:spacing w:before="60" w:after="60"/>
      </w:pPr>
    </w:p>
    <w:p w14:paraId="1ADA16A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1.3 预约流程SOP</w:t>
      </w:r>
    </w:p>
    <w:p w14:paraId="40C65B7A">
      <w:pPr>
        <w:spacing w:before="80" w:after="80" w:line="360" w:lineRule="auto"/>
        <w:rPr>
          <w:ins w:id="103" w:author="你说你喜欢海、但你没说是地中海。" w:date="2026-07-20T13:17:26Z"/>
          <w:rFonts w:ascii="Arial" w:hAnsi="Arial" w:eastAsia="Arial" w:cs="Arial"/>
          <w:color w:val="333333"/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此刻Space通过小程序实现扫码即用的极简体验，完整服务流程如下：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1237"/>
        <w:gridCol w:w="6238"/>
        <w:gridCol w:w="1412"/>
      </w:tblGrid>
      <w:tr w14:paraId="0E9446E5">
        <w:trPr>
          <w:trHeight w:val="454" w:hRule="exact"/>
          <w:ins w:id="104" w:author="你说你喜欢海、但你没说是地中海。" w:date="2026-07-20T13:19:43Z"/>
        </w:trPr>
        <w:tc>
          <w:tcPr>
            <w:tcW w:w="741" w:type="dxa"/>
            <w:vAlign w:val="center"/>
          </w:tcPr>
          <w:p w14:paraId="3DBC34F2">
            <w:pPr>
              <w:spacing w:before="80" w:after="80" w:line="360" w:lineRule="auto"/>
              <w:jc w:val="center"/>
              <w:rPr>
                <w:ins w:id="105" w:author="你说你喜欢海、但你没说是地中海。" w:date="2026-07-20T13:19:43Z"/>
                <w:rFonts w:hint="default" w:ascii="Arial" w:hAnsi="Arial" w:eastAsia="宋体" w:cs="Arial"/>
                <w:b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06" w:author="你说你喜欢海、但你没说是地中海。" w:date="2026-07-20T13:20:07Z">
              <w:r>
                <w:rPr>
                  <w:rFonts w:hint="eastAsia" w:ascii="Arial" w:hAnsi="Arial" w:eastAsia="宋体" w:cs="Arial"/>
                  <w:b/>
                  <w:bCs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步骤</w:t>
              </w:r>
            </w:ins>
          </w:p>
        </w:tc>
        <w:tc>
          <w:tcPr>
            <w:tcW w:w="1237" w:type="dxa"/>
            <w:vAlign w:val="center"/>
          </w:tcPr>
          <w:p w14:paraId="65CE0B59">
            <w:pPr>
              <w:spacing w:before="80" w:after="80" w:line="360" w:lineRule="auto"/>
              <w:jc w:val="center"/>
              <w:rPr>
                <w:ins w:id="107" w:author="你说你喜欢海、但你没说是地中海。" w:date="2026-07-20T13:19:43Z"/>
                <w:rFonts w:hint="eastAsia" w:ascii="Arial" w:hAnsi="Arial" w:eastAsia="宋体" w:cs="Arial"/>
                <w:b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08" w:author="你说你喜欢海、但你没说是地中海。" w:date="2026-07-20T13:20:10Z">
              <w:r>
                <w:rPr>
                  <w:rFonts w:hint="eastAsia" w:ascii="Arial" w:hAnsi="Arial" w:eastAsia="宋体" w:cs="Arial"/>
                  <w:b/>
                  <w:bCs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环节</w:t>
              </w:r>
            </w:ins>
          </w:p>
        </w:tc>
        <w:tc>
          <w:tcPr>
            <w:tcW w:w="6238" w:type="dxa"/>
            <w:vAlign w:val="center"/>
          </w:tcPr>
          <w:p w14:paraId="2A87AABD">
            <w:pPr>
              <w:spacing w:before="80" w:after="80" w:line="360" w:lineRule="auto"/>
              <w:jc w:val="center"/>
              <w:rPr>
                <w:ins w:id="109" w:author="你说你喜欢海、但你没说是地中海。" w:date="2026-07-20T13:19:43Z"/>
                <w:rFonts w:hint="default" w:ascii="Arial" w:hAnsi="Arial" w:eastAsia="宋体" w:cs="Arial"/>
                <w:b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10" w:author="你说你喜欢海、但你没说是地中海。" w:date="2026-07-20T13:20:12Z">
              <w:r>
                <w:rPr>
                  <w:rFonts w:hint="eastAsia" w:ascii="Arial" w:hAnsi="Arial" w:eastAsia="宋体" w:cs="Arial"/>
                  <w:b/>
                  <w:bCs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服务</w:t>
              </w:r>
            </w:ins>
            <w:ins w:id="111" w:author="你说你喜欢海、但你没说是地中海。" w:date="2026-07-20T13:20:13Z">
              <w:r>
                <w:rPr>
                  <w:rFonts w:hint="eastAsia" w:ascii="Arial" w:hAnsi="Arial" w:eastAsia="宋体" w:cs="Arial"/>
                  <w:b/>
                  <w:bCs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说明</w:t>
              </w:r>
            </w:ins>
          </w:p>
        </w:tc>
        <w:tc>
          <w:tcPr>
            <w:tcW w:w="1412" w:type="dxa"/>
            <w:vAlign w:val="center"/>
          </w:tcPr>
          <w:p w14:paraId="1A795B25">
            <w:pPr>
              <w:spacing w:before="80" w:after="80" w:line="360" w:lineRule="auto"/>
              <w:jc w:val="center"/>
              <w:rPr>
                <w:ins w:id="112" w:author="你说你喜欢海、但你没说是地中海。" w:date="2026-07-20T13:19:43Z"/>
                <w:rFonts w:hint="default" w:ascii="Arial" w:hAnsi="Arial" w:eastAsia="宋体" w:cs="Arial"/>
                <w:b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13" w:author="你说你喜欢海、但你没说是地中海。" w:date="2026-07-20T13:20:15Z">
              <w:r>
                <w:rPr>
                  <w:rFonts w:hint="eastAsia" w:ascii="Arial" w:hAnsi="Arial" w:eastAsia="宋体" w:cs="Arial"/>
                  <w:b/>
                  <w:bCs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预计</w:t>
              </w:r>
            </w:ins>
            <w:ins w:id="114" w:author="你说你喜欢海、但你没说是地中海。" w:date="2026-07-20T13:20:17Z">
              <w:r>
                <w:rPr>
                  <w:rFonts w:hint="eastAsia" w:ascii="Arial" w:hAnsi="Arial" w:eastAsia="宋体" w:cs="Arial"/>
                  <w:b/>
                  <w:bCs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时长</w:t>
              </w:r>
            </w:ins>
          </w:p>
        </w:tc>
      </w:tr>
      <w:tr w14:paraId="74DB1DB9">
        <w:trPr>
          <w:trHeight w:val="888" w:hRule="exact"/>
          <w:ins w:id="115" w:author="你说你喜欢海、但你没说是地中海。" w:date="2026-07-20T13:19:43Z"/>
        </w:trPr>
        <w:tc>
          <w:tcPr>
            <w:tcW w:w="741" w:type="dxa"/>
            <w:vAlign w:val="center"/>
          </w:tcPr>
          <w:p w14:paraId="5D74C9E1">
            <w:pPr>
              <w:spacing w:before="80" w:after="80" w:line="360" w:lineRule="auto"/>
              <w:jc w:val="center"/>
              <w:rPr>
                <w:ins w:id="116" w:author="你说你喜欢海、但你没说是地中海。" w:date="2026-07-20T13:19:43Z"/>
                <w:rFonts w:hint="eastAsia" w:ascii="Arial" w:hAnsi="Arial" w:eastAsia="宋体" w:cs="Arial"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17" w:author="你说你喜欢海、但你没说是地中海。" w:date="2026-07-20T13:20:30Z">
              <w:r>
                <w:rPr>
                  <w:rFonts w:hint="eastAsia" w:ascii="Arial" w:hAnsi="Arial" w:eastAsia="宋体" w:cs="Arial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1</w:t>
              </w:r>
            </w:ins>
          </w:p>
        </w:tc>
        <w:tc>
          <w:tcPr>
            <w:tcW w:w="1237" w:type="dxa"/>
            <w:vAlign w:val="center"/>
          </w:tcPr>
          <w:p w14:paraId="6E27A3D7">
            <w:pPr>
              <w:spacing w:before="80" w:after="80" w:line="360" w:lineRule="auto"/>
              <w:jc w:val="both"/>
              <w:rPr>
                <w:ins w:id="118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19" w:author="你说你喜欢海、但你没说是地中海。" w:date="2026-07-20T13:20:4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扫码预约</w:t>
              </w:r>
            </w:ins>
          </w:p>
        </w:tc>
        <w:tc>
          <w:tcPr>
            <w:tcW w:w="6238" w:type="dxa"/>
            <w:vAlign w:val="center"/>
          </w:tcPr>
          <w:p w14:paraId="3FEF60FA">
            <w:pPr>
              <w:spacing w:before="80" w:after="80" w:line="360" w:lineRule="auto"/>
              <w:jc w:val="both"/>
              <w:rPr>
                <w:ins w:id="120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21" w:author="你说你喜欢海、但你没说是地中海。" w:date="2026-07-20T13:20:5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扫描桌面二维码，选择录制时段，支付空间使用费（按小时</w:t>
              </w:r>
            </w:ins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/分钟</w:t>
            </w:r>
            <w:ins w:id="122" w:author="你说你喜欢海、但你没说是地中海。" w:date="2026-07-20T13:20:5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计费）</w:t>
              </w:r>
            </w:ins>
          </w:p>
        </w:tc>
        <w:tc>
          <w:tcPr>
            <w:tcW w:w="1412" w:type="dxa"/>
            <w:vAlign w:val="center"/>
          </w:tcPr>
          <w:p w14:paraId="61D2CAFD">
            <w:pPr>
              <w:spacing w:before="80" w:after="80" w:line="360" w:lineRule="auto"/>
              <w:jc w:val="both"/>
              <w:rPr>
                <w:ins w:id="123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24" w:author="你说你喜欢海、但你没说是地中海。" w:date="2026-07-20T13:21:0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1-2分钟</w:t>
              </w:r>
            </w:ins>
          </w:p>
        </w:tc>
      </w:tr>
      <w:tr w14:paraId="07FC502D">
        <w:trPr>
          <w:trHeight w:val="454" w:hRule="exact"/>
          <w:ins w:id="125" w:author="你说你喜欢海、但你没说是地中海。" w:date="2026-07-20T13:19:43Z"/>
        </w:trPr>
        <w:tc>
          <w:tcPr>
            <w:tcW w:w="741" w:type="dxa"/>
            <w:vAlign w:val="center"/>
          </w:tcPr>
          <w:p w14:paraId="5ABCFE48">
            <w:pPr>
              <w:spacing w:before="80" w:after="80" w:line="360" w:lineRule="auto"/>
              <w:jc w:val="center"/>
              <w:rPr>
                <w:ins w:id="126" w:author="你说你喜欢海、但你没说是地中海。" w:date="2026-07-20T13:19:43Z"/>
                <w:rFonts w:hint="eastAsia" w:ascii="Arial" w:hAnsi="Arial" w:eastAsia="宋体" w:cs="Arial"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27" w:author="你说你喜欢海、但你没说是地中海。" w:date="2026-07-20T13:20:31Z">
              <w:r>
                <w:rPr>
                  <w:rFonts w:hint="eastAsia" w:ascii="Arial" w:hAnsi="Arial" w:eastAsia="宋体" w:cs="Arial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2</w:t>
              </w:r>
            </w:ins>
          </w:p>
        </w:tc>
        <w:tc>
          <w:tcPr>
            <w:tcW w:w="1237" w:type="dxa"/>
            <w:vAlign w:val="center"/>
          </w:tcPr>
          <w:p w14:paraId="07054C2E">
            <w:pPr>
              <w:spacing w:before="80" w:after="80" w:line="360" w:lineRule="auto"/>
              <w:jc w:val="both"/>
              <w:rPr>
                <w:ins w:id="128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29" w:author="你说你喜欢海、但你没说是地中海。" w:date="2026-07-20T13:21:1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到店签到</w:t>
              </w:r>
            </w:ins>
          </w:p>
        </w:tc>
        <w:tc>
          <w:tcPr>
            <w:tcW w:w="6238" w:type="dxa"/>
            <w:vAlign w:val="center"/>
          </w:tcPr>
          <w:p w14:paraId="5E5BF2E9">
            <w:pPr>
              <w:spacing w:before="80" w:after="80" w:line="360" w:lineRule="auto"/>
              <w:jc w:val="both"/>
              <w:rPr>
                <w:ins w:id="130" w:author="你说你喜欢海、但你没说是地中海。" w:date="2026-07-20T13:19:43Z"/>
                <w:rFonts w:hint="default" w:ascii="Arial" w:hAnsi="Arial" w:eastAsia="Arial" w:cs="Arial"/>
                <w:color w:val="333333"/>
                <w:sz w:val="22"/>
                <w:szCs w:val="22"/>
                <w:vertAlign w:val="baseline"/>
                <w:lang w:val="en-US"/>
              </w:rPr>
            </w:pPr>
            <w:ins w:id="131" w:author="你说你喜欢海、但你没说是地中海。" w:date="2026-07-20T13:21:20Z">
              <w:commentRangeStart w:id="1"/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到达空间后扫码签到，</w:t>
              </w:r>
              <w:commentRangeEnd w:id="1"/>
            </w:ins>
            <w:r>
              <w:commentReference w:id="1"/>
            </w:r>
            <w:ins w:id="132" w:author="你说你喜欢海、但你没说是地中海。" w:date="2026-07-21T15:24:44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工作人员</w:t>
              </w:r>
            </w:ins>
            <w:ins w:id="133" w:author="你说你喜欢海、但你没说是地中海。" w:date="2026-07-21T15:24:4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提供</w:t>
              </w:r>
            </w:ins>
            <w:ins w:id="134" w:author="你说你喜欢海、但你没说是地中海。" w:date="2026-07-21T15:24:4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设备</w:t>
              </w:r>
            </w:ins>
          </w:p>
        </w:tc>
        <w:tc>
          <w:tcPr>
            <w:tcW w:w="1412" w:type="dxa"/>
            <w:vAlign w:val="center"/>
          </w:tcPr>
          <w:p w14:paraId="06CB5360">
            <w:pPr>
              <w:spacing w:before="80" w:after="80" w:line="360" w:lineRule="auto"/>
              <w:jc w:val="both"/>
              <w:rPr>
                <w:ins w:id="135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36" w:author="你说你喜欢海、但你没说是地中海。" w:date="2026-07-20T13:21:2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1-2分钟</w:t>
              </w:r>
            </w:ins>
          </w:p>
        </w:tc>
      </w:tr>
      <w:tr w14:paraId="66BCA4F8">
        <w:trPr>
          <w:trHeight w:val="454" w:hRule="exact"/>
          <w:ins w:id="137" w:author="你说你喜欢海、但你没说是地中海。" w:date="2026-07-20T13:19:43Z"/>
        </w:trPr>
        <w:tc>
          <w:tcPr>
            <w:tcW w:w="741" w:type="dxa"/>
            <w:vAlign w:val="center"/>
          </w:tcPr>
          <w:p w14:paraId="4A2150B1">
            <w:pPr>
              <w:spacing w:before="80" w:after="80" w:line="360" w:lineRule="auto"/>
              <w:jc w:val="center"/>
              <w:rPr>
                <w:ins w:id="138" w:author="你说你喜欢海、但你没说是地中海。" w:date="2026-07-20T13:19:43Z"/>
                <w:rFonts w:hint="default" w:ascii="Arial" w:hAnsi="Arial" w:eastAsia="宋体" w:cs="Arial"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39" w:author="你说你喜欢海、但你没说是地中海。" w:date="2026-07-20T13:20:34Z">
              <w:r>
                <w:rPr>
                  <w:rFonts w:hint="eastAsia" w:ascii="Arial" w:hAnsi="Arial" w:eastAsia="宋体" w:cs="Arial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3</w:t>
              </w:r>
            </w:ins>
          </w:p>
        </w:tc>
        <w:tc>
          <w:tcPr>
            <w:tcW w:w="1237" w:type="dxa"/>
            <w:vAlign w:val="center"/>
          </w:tcPr>
          <w:p w14:paraId="1AF23675">
            <w:pPr>
              <w:spacing w:before="80" w:after="80" w:line="360" w:lineRule="auto"/>
              <w:jc w:val="both"/>
              <w:rPr>
                <w:ins w:id="140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41" w:author="你说你喜欢海、但你没说是地中海。" w:date="2026-07-20T13:21:3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设备调试</w:t>
              </w:r>
            </w:ins>
          </w:p>
        </w:tc>
        <w:tc>
          <w:tcPr>
            <w:tcW w:w="6238" w:type="dxa"/>
            <w:vAlign w:val="center"/>
          </w:tcPr>
          <w:p w14:paraId="21600E11">
            <w:pPr>
              <w:spacing w:before="80" w:after="80" w:line="360" w:lineRule="auto"/>
              <w:jc w:val="both"/>
              <w:rPr>
                <w:ins w:id="142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43" w:author="你说你喜欢海、但你没说是地中海。" w:date="2026-07-20T13:21:3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佩戴耳机，调整麦克风位置，试录30秒确认音质</w:t>
              </w:r>
            </w:ins>
          </w:p>
        </w:tc>
        <w:tc>
          <w:tcPr>
            <w:tcW w:w="1412" w:type="dxa"/>
            <w:vAlign w:val="center"/>
          </w:tcPr>
          <w:p w14:paraId="223C3918">
            <w:pPr>
              <w:spacing w:before="80" w:after="80" w:line="360" w:lineRule="auto"/>
              <w:jc w:val="both"/>
              <w:rPr>
                <w:ins w:id="144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45" w:author="你说你喜欢海、但你没说是地中海。" w:date="2026-07-20T13:21:4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3-5分钟</w:t>
              </w:r>
            </w:ins>
          </w:p>
        </w:tc>
      </w:tr>
      <w:tr w14:paraId="2104467C">
        <w:trPr>
          <w:trHeight w:val="454" w:hRule="exact"/>
          <w:ins w:id="146" w:author="你说你喜欢海、但你没说是地中海。" w:date="2026-07-20T13:19:43Z"/>
        </w:trPr>
        <w:tc>
          <w:tcPr>
            <w:tcW w:w="741" w:type="dxa"/>
            <w:vAlign w:val="center"/>
          </w:tcPr>
          <w:p w14:paraId="16BE6CD5">
            <w:pPr>
              <w:spacing w:before="80" w:after="80" w:line="360" w:lineRule="auto"/>
              <w:jc w:val="center"/>
              <w:rPr>
                <w:ins w:id="147" w:author="你说你喜欢海、但你没说是地中海。" w:date="2026-07-20T13:19:43Z"/>
                <w:rFonts w:hint="eastAsia" w:ascii="Arial" w:hAnsi="Arial" w:eastAsia="宋体" w:cs="Arial"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48" w:author="你说你喜欢海、但你没说是地中海。" w:date="2026-07-20T13:20:35Z">
              <w:r>
                <w:rPr>
                  <w:rFonts w:hint="eastAsia" w:ascii="Arial" w:hAnsi="Arial" w:eastAsia="宋体" w:cs="Arial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4</w:t>
              </w:r>
            </w:ins>
          </w:p>
        </w:tc>
        <w:tc>
          <w:tcPr>
            <w:tcW w:w="1237" w:type="dxa"/>
            <w:vAlign w:val="center"/>
          </w:tcPr>
          <w:p w14:paraId="6E59AD13">
            <w:pPr>
              <w:spacing w:before="80" w:after="80" w:line="360" w:lineRule="auto"/>
              <w:jc w:val="both"/>
              <w:rPr>
                <w:ins w:id="149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50" w:author="你说你喜欢海、但你没说是地中海。" w:date="2026-07-20T13:21:4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现场录制</w:t>
              </w:r>
            </w:ins>
          </w:p>
        </w:tc>
        <w:tc>
          <w:tcPr>
            <w:tcW w:w="6238" w:type="dxa"/>
            <w:vAlign w:val="center"/>
          </w:tcPr>
          <w:p w14:paraId="2E715FFE">
            <w:pPr>
              <w:spacing w:before="80" w:after="80" w:line="360" w:lineRule="auto"/>
              <w:jc w:val="both"/>
              <w:rPr>
                <w:ins w:id="151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52" w:author="你说你喜欢海、但你没说是地中海。" w:date="2026-07-20T13:21:5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正式录制，系统自动录音并同步至云端</w:t>
              </w:r>
            </w:ins>
          </w:p>
        </w:tc>
        <w:tc>
          <w:tcPr>
            <w:tcW w:w="1412" w:type="dxa"/>
            <w:vAlign w:val="center"/>
          </w:tcPr>
          <w:p w14:paraId="66FDD893">
            <w:pPr>
              <w:spacing w:before="80" w:after="80" w:line="360" w:lineRule="auto"/>
              <w:jc w:val="both"/>
              <w:rPr>
                <w:ins w:id="153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54" w:author="你说你喜欢海、但你没说是地中海。" w:date="2026-07-20T13:22:0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30-120分钟</w:t>
              </w:r>
            </w:ins>
          </w:p>
        </w:tc>
      </w:tr>
      <w:tr w14:paraId="2BB2619B">
        <w:trPr>
          <w:trHeight w:val="454" w:hRule="exact"/>
          <w:ins w:id="155" w:author="你说你喜欢海、但你没说是地中海。" w:date="2026-07-20T13:19:43Z"/>
        </w:trPr>
        <w:tc>
          <w:tcPr>
            <w:tcW w:w="741" w:type="dxa"/>
            <w:vAlign w:val="center"/>
          </w:tcPr>
          <w:p w14:paraId="2C3379EB">
            <w:pPr>
              <w:spacing w:before="80" w:after="80" w:line="360" w:lineRule="auto"/>
              <w:jc w:val="center"/>
              <w:rPr>
                <w:ins w:id="156" w:author="你说你喜欢海、但你没说是地中海。" w:date="2026-07-20T13:19:43Z"/>
                <w:rFonts w:hint="eastAsia" w:ascii="Arial" w:hAnsi="Arial" w:eastAsia="宋体" w:cs="Arial"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57" w:author="你说你喜欢海、但你没说是地中海。" w:date="2026-07-20T13:20:36Z">
              <w:r>
                <w:rPr>
                  <w:rFonts w:hint="eastAsia" w:ascii="Arial" w:hAnsi="Arial" w:eastAsia="宋体" w:cs="Arial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5</w:t>
              </w:r>
            </w:ins>
          </w:p>
        </w:tc>
        <w:tc>
          <w:tcPr>
            <w:tcW w:w="1237" w:type="dxa"/>
            <w:vAlign w:val="center"/>
          </w:tcPr>
          <w:p w14:paraId="76B3BE92">
            <w:pPr>
              <w:spacing w:before="80" w:after="80" w:line="360" w:lineRule="auto"/>
              <w:jc w:val="both"/>
              <w:rPr>
                <w:ins w:id="158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59" w:author="你说你喜欢海、但你没说是地中海。" w:date="2026-07-20T13:22:07Z">
              <w:commentRangeStart w:id="2"/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云端上传</w:t>
              </w:r>
            </w:ins>
          </w:p>
        </w:tc>
        <w:tc>
          <w:tcPr>
            <w:tcW w:w="6238" w:type="dxa"/>
            <w:vAlign w:val="center"/>
          </w:tcPr>
          <w:p w14:paraId="121D7DF0">
            <w:pPr>
              <w:spacing w:before="80" w:after="80" w:line="360" w:lineRule="auto"/>
              <w:jc w:val="both"/>
              <w:rPr>
                <w:ins w:id="160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61" w:author="你说你喜欢海、但你没说是地中海。" w:date="2026-07-20T13:22:1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录音文件自动上传至播客联盟云平台，用户可在线预览</w:t>
              </w:r>
              <w:commentRangeEnd w:id="2"/>
            </w:ins>
            <w:r>
              <w:commentReference w:id="2"/>
            </w:r>
          </w:p>
        </w:tc>
        <w:tc>
          <w:tcPr>
            <w:tcW w:w="1412" w:type="dxa"/>
            <w:vAlign w:val="center"/>
          </w:tcPr>
          <w:p w14:paraId="0EB215FB">
            <w:pPr>
              <w:spacing w:before="80" w:after="80" w:line="360" w:lineRule="auto"/>
              <w:jc w:val="both"/>
              <w:rPr>
                <w:ins w:id="162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63" w:author="你说你喜欢海、但你没说是地中海。" w:date="2026-07-20T13:22:1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自动完成</w:t>
              </w:r>
            </w:ins>
          </w:p>
        </w:tc>
      </w:tr>
      <w:tr w14:paraId="43D39A9A">
        <w:trPr>
          <w:trHeight w:val="454" w:hRule="exact"/>
          <w:ins w:id="164" w:author="你说你喜欢海、但你没说是地中海。" w:date="2026-07-20T13:19:43Z"/>
        </w:trPr>
        <w:tc>
          <w:tcPr>
            <w:tcW w:w="741" w:type="dxa"/>
            <w:vAlign w:val="center"/>
          </w:tcPr>
          <w:p w14:paraId="7FA46138">
            <w:pPr>
              <w:spacing w:before="80" w:after="80" w:line="360" w:lineRule="auto"/>
              <w:jc w:val="center"/>
              <w:rPr>
                <w:ins w:id="165" w:author="你说你喜欢海、但你没说是地中海。" w:date="2026-07-20T13:19:43Z"/>
                <w:rFonts w:hint="eastAsia" w:ascii="Arial" w:hAnsi="Arial" w:eastAsia="宋体" w:cs="Arial"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66" w:author="你说你喜欢海、但你没说是地中海。" w:date="2026-07-20T13:20:37Z">
              <w:r>
                <w:rPr>
                  <w:rFonts w:hint="eastAsia" w:ascii="Arial" w:hAnsi="Arial" w:eastAsia="宋体" w:cs="Arial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6</w:t>
              </w:r>
            </w:ins>
          </w:p>
        </w:tc>
        <w:tc>
          <w:tcPr>
            <w:tcW w:w="1237" w:type="dxa"/>
            <w:vAlign w:val="center"/>
          </w:tcPr>
          <w:p w14:paraId="3B313A49">
            <w:pPr>
              <w:spacing w:before="80" w:after="80" w:line="360" w:lineRule="auto"/>
              <w:jc w:val="both"/>
              <w:rPr>
                <w:ins w:id="167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68" w:author="你说你喜欢海、但你没说是地中海。" w:date="2026-07-20T13:22:2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选择服务</w:t>
              </w:r>
            </w:ins>
          </w:p>
        </w:tc>
        <w:tc>
          <w:tcPr>
            <w:tcW w:w="6238" w:type="dxa"/>
            <w:vAlign w:val="center"/>
          </w:tcPr>
          <w:p w14:paraId="794E84F7">
            <w:pPr>
              <w:spacing w:before="80" w:after="80" w:line="360" w:lineRule="auto"/>
              <w:jc w:val="both"/>
              <w:rPr>
                <w:ins w:id="169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70" w:author="你说你喜欢海、但你没说是地中海。" w:date="2026-07-20T13:22:3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可选：仅保留原文件 / 后期制作 / 平台分发</w:t>
              </w:r>
            </w:ins>
            <w:ins w:id="171" w:author="你说你喜欢海、但你没说是地中海。" w:date="2026-07-20T13:30:0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等</w:t>
              </w:r>
            </w:ins>
            <w:ins w:id="172" w:author="你说你喜欢海、但你没说是地中海。" w:date="2026-07-20T13:22:3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增值服务</w:t>
              </w:r>
            </w:ins>
          </w:p>
        </w:tc>
        <w:tc>
          <w:tcPr>
            <w:tcW w:w="1412" w:type="dxa"/>
            <w:vAlign w:val="center"/>
          </w:tcPr>
          <w:p w14:paraId="0CBC7EA2">
            <w:pPr>
              <w:spacing w:before="80" w:after="80" w:line="360" w:lineRule="auto"/>
              <w:jc w:val="both"/>
              <w:rPr>
                <w:ins w:id="173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74" w:author="你说你喜欢海、但你没说是地中海。" w:date="2026-07-20T13:22:3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1-2分钟</w:t>
              </w:r>
            </w:ins>
          </w:p>
        </w:tc>
      </w:tr>
      <w:tr w14:paraId="28366A52">
        <w:trPr>
          <w:trHeight w:val="454" w:hRule="exact"/>
          <w:ins w:id="175" w:author="你说你喜欢海、但你没说是地中海。" w:date="2026-07-20T13:19:43Z"/>
        </w:trPr>
        <w:tc>
          <w:tcPr>
            <w:tcW w:w="741" w:type="dxa"/>
            <w:vAlign w:val="center"/>
          </w:tcPr>
          <w:p w14:paraId="0CC22DB8">
            <w:pPr>
              <w:spacing w:before="80" w:after="80" w:line="360" w:lineRule="auto"/>
              <w:jc w:val="center"/>
              <w:rPr>
                <w:ins w:id="176" w:author="你说你喜欢海、但你没说是地中海。" w:date="2026-07-20T13:19:43Z"/>
                <w:rFonts w:hint="eastAsia" w:ascii="Arial" w:hAnsi="Arial" w:eastAsia="宋体" w:cs="Arial"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ins w:id="177" w:author="你说你喜欢海、但你没说是地中海。" w:date="2026-07-20T13:20:38Z">
              <w:r>
                <w:rPr>
                  <w:rFonts w:hint="eastAsia" w:ascii="Arial" w:hAnsi="Arial" w:eastAsia="宋体" w:cs="Arial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7</w:t>
              </w:r>
            </w:ins>
          </w:p>
        </w:tc>
        <w:tc>
          <w:tcPr>
            <w:tcW w:w="1237" w:type="dxa"/>
            <w:vAlign w:val="center"/>
          </w:tcPr>
          <w:p w14:paraId="676A27FE">
            <w:pPr>
              <w:spacing w:before="80" w:after="80" w:line="360" w:lineRule="auto"/>
              <w:jc w:val="both"/>
              <w:rPr>
                <w:ins w:id="178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79" w:author="你说你喜欢海、但你没说是地中海。" w:date="2026-07-20T13:22:4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结束离场</w:t>
              </w:r>
            </w:ins>
          </w:p>
        </w:tc>
        <w:tc>
          <w:tcPr>
            <w:tcW w:w="6238" w:type="dxa"/>
            <w:vAlign w:val="center"/>
          </w:tcPr>
          <w:p w14:paraId="7A05C0A6">
            <w:pPr>
              <w:spacing w:before="80" w:after="80" w:line="360" w:lineRule="auto"/>
              <w:jc w:val="both"/>
              <w:rPr>
                <w:ins w:id="180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81" w:author="你说你喜欢海、但你没说是地中海。" w:date="2026-07-20T13:22:5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扫码结束录制，</w:t>
              </w:r>
            </w:ins>
            <w:ins w:id="182" w:author="你说你喜欢海、但你没说是地中海。" w:date="2026-07-21T15:26:0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工作</w:t>
              </w:r>
            </w:ins>
            <w:ins w:id="183" w:author="你说你喜欢海、但你没说是地中海。" w:date="2026-07-21T15:26:0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人员</w:t>
              </w:r>
            </w:ins>
            <w:ins w:id="184" w:author="你说你喜欢海、但你没说是地中海。" w:date="2026-07-21T15:26:0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检查</w:t>
              </w:r>
            </w:ins>
            <w:ins w:id="185" w:author="你说你喜欢海、但你没说是地中海。" w:date="2026-07-21T15:26:10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设备</w:t>
              </w:r>
            </w:ins>
            <w:ins w:id="186" w:author="你说你喜欢海、但你没说是地中海。" w:date="2026-07-20T13:22:5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，用户离场</w:t>
              </w:r>
            </w:ins>
          </w:p>
        </w:tc>
        <w:tc>
          <w:tcPr>
            <w:tcW w:w="1412" w:type="dxa"/>
            <w:vAlign w:val="center"/>
          </w:tcPr>
          <w:p w14:paraId="44CCF997">
            <w:pPr>
              <w:spacing w:before="80" w:after="80" w:line="360" w:lineRule="auto"/>
              <w:jc w:val="both"/>
              <w:rPr>
                <w:ins w:id="187" w:author="你说你喜欢海、但你没说是地中海。" w:date="2026-07-20T13:19:43Z"/>
                <w:rFonts w:ascii="Arial" w:hAnsi="Arial" w:eastAsia="Arial" w:cs="Arial"/>
                <w:color w:val="333333"/>
                <w:sz w:val="22"/>
                <w:szCs w:val="22"/>
                <w:vertAlign w:val="baseline"/>
              </w:rPr>
            </w:pPr>
            <w:ins w:id="188" w:author="你说你喜欢海、但你没说是地中海。" w:date="2026-07-20T13:22:5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1分钟</w:t>
              </w:r>
            </w:ins>
          </w:p>
        </w:tc>
      </w:tr>
    </w:tbl>
    <w:p w14:paraId="37925386">
      <w:pPr>
        <w:spacing w:before="60" w:after="60"/>
      </w:pPr>
    </w:p>
    <w:p w14:paraId="630EE061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整个流程中，用户只需扫码—录制—选择服务三个核心动作，其余由联盟平台自动完成，极大降低了播客创作门槛。</w:t>
      </w:r>
    </w:p>
    <w:p w14:paraId="1ACA2DA4">
      <w:pPr>
        <w:spacing w:before="60" w:after="60"/>
      </w:pPr>
    </w:p>
    <w:p w14:paraId="550079C2">
      <w:pPr>
        <w:pStyle w:val="3"/>
        <w:spacing w:before="320" w:after="160"/>
        <w:rPr>
          <w:ins w:id="189" w:author="你说你喜欢海、但你没说是地中海。" w:date="2026-07-20T13:30:31Z"/>
          <w:rFonts w:ascii="Arial" w:hAnsi="Arial" w:eastAsia="Arial" w:cs="Arial"/>
          <w:b/>
          <w:bCs/>
          <w:color w:val="1B3A5C"/>
          <w:sz w:val="28"/>
          <w:szCs w:val="28"/>
          <w:highlight w:val="yellow"/>
        </w:rPr>
      </w:pPr>
      <w:r>
        <w:rPr>
          <w:rFonts w:ascii="Arial" w:hAnsi="Arial" w:eastAsia="Arial" w:cs="Arial"/>
          <w:b/>
          <w:bCs/>
          <w:color w:val="1B3A5C"/>
          <w:sz w:val="28"/>
          <w:szCs w:val="28"/>
          <w:highlight w:val="yellow"/>
        </w:rPr>
        <w:t>1.4 定价体系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961"/>
        <w:gridCol w:w="1146"/>
        <w:gridCol w:w="5974"/>
      </w:tblGrid>
      <w:tr w14:paraId="56451B86">
        <w:trPr>
          <w:trHeight w:val="454" w:hRule="exact"/>
          <w:ins w:id="190" w:author="你说你喜欢海、但你没说是地中海。" w:date="2026-07-20T13:30:48Z"/>
        </w:trPr>
        <w:tc>
          <w:tcPr>
            <w:tcW w:w="1547" w:type="dxa"/>
            <w:vAlign w:val="center"/>
          </w:tcPr>
          <w:p w14:paraId="43D7BBA1">
            <w:pPr>
              <w:jc w:val="center"/>
              <w:rPr>
                <w:ins w:id="191" w:author="你说你喜欢海、但你没说是地中海。" w:date="2026-07-20T13:30:48Z"/>
                <w:rFonts w:hint="default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192" w:author="你说你喜欢海、但你没说是地中海。" w:date="2026-07-20T13:30:51Z">
              <w:commentRangeStart w:id="3"/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服务</w:t>
              </w:r>
            </w:ins>
            <w:ins w:id="193" w:author="你说你喜欢海、但你没说是地中海。" w:date="2026-07-20T13:30:52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项目</w:t>
              </w:r>
            </w:ins>
          </w:p>
        </w:tc>
        <w:tc>
          <w:tcPr>
            <w:tcW w:w="961" w:type="dxa"/>
            <w:vAlign w:val="center"/>
          </w:tcPr>
          <w:p w14:paraId="2E7DE587">
            <w:pPr>
              <w:jc w:val="center"/>
              <w:rPr>
                <w:ins w:id="194" w:author="你说你喜欢海、但你没说是地中海。" w:date="2026-07-20T13:30:48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195" w:author="你说你喜欢海、但你没说是地中海。" w:date="2026-07-20T13:30:56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定价</w:t>
              </w:r>
            </w:ins>
          </w:p>
        </w:tc>
        <w:tc>
          <w:tcPr>
            <w:tcW w:w="1146" w:type="dxa"/>
            <w:vAlign w:val="center"/>
          </w:tcPr>
          <w:p w14:paraId="5ABD655E">
            <w:pPr>
              <w:jc w:val="center"/>
              <w:rPr>
                <w:ins w:id="196" w:author="你说你喜欢海、但你没说是地中海。" w:date="2026-07-20T13:30:48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197" w:author="你说你喜欢海、但你没说是地中海。" w:date="2026-07-20T13:30:59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单位</w:t>
              </w:r>
            </w:ins>
          </w:p>
        </w:tc>
        <w:tc>
          <w:tcPr>
            <w:tcW w:w="5974" w:type="dxa"/>
            <w:vAlign w:val="center"/>
          </w:tcPr>
          <w:p w14:paraId="29045A0F">
            <w:pPr>
              <w:jc w:val="center"/>
              <w:rPr>
                <w:ins w:id="198" w:author="你说你喜欢海、但你没说是地中海。" w:date="2026-07-20T13:30:48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199" w:author="你说你喜欢海、但你没说是地中海。" w:date="2026-07-20T13:31:02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说明</w:t>
              </w:r>
            </w:ins>
          </w:p>
        </w:tc>
      </w:tr>
      <w:tr w14:paraId="35DB4FB1">
        <w:trPr>
          <w:trHeight w:val="454" w:hRule="exact"/>
          <w:ins w:id="200" w:author="你说你喜欢海、但你没说是地中海。" w:date="2026-07-20T13:30:48Z"/>
        </w:trPr>
        <w:tc>
          <w:tcPr>
            <w:tcW w:w="1547" w:type="dxa"/>
            <w:vAlign w:val="center"/>
          </w:tcPr>
          <w:p w14:paraId="79E645CF">
            <w:pPr>
              <w:rPr>
                <w:ins w:id="201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02" w:author="你说你喜欢海、但你没说是地中海。" w:date="2026-07-20T13:31:0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音频播客录制</w:t>
              </w:r>
            </w:ins>
          </w:p>
        </w:tc>
        <w:tc>
          <w:tcPr>
            <w:tcW w:w="961" w:type="dxa"/>
            <w:vAlign w:val="center"/>
          </w:tcPr>
          <w:p w14:paraId="349E8D88">
            <w:pPr>
              <w:rPr>
                <w:ins w:id="203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04" w:author="你说你喜欢海、但你没说是地中海。" w:date="2026-07-20T13:31:1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30元</w:t>
              </w:r>
            </w:ins>
          </w:p>
        </w:tc>
        <w:tc>
          <w:tcPr>
            <w:tcW w:w="1146" w:type="dxa"/>
            <w:vAlign w:val="center"/>
          </w:tcPr>
          <w:p w14:paraId="663A0C8F">
            <w:pPr>
              <w:rPr>
                <w:ins w:id="205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06" w:author="你说你喜欢海、但你没说是地中海。" w:date="2026-07-20T13:31:2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元/小时</w:t>
              </w:r>
            </w:ins>
          </w:p>
        </w:tc>
        <w:tc>
          <w:tcPr>
            <w:tcW w:w="5974" w:type="dxa"/>
            <w:vAlign w:val="center"/>
          </w:tcPr>
          <w:p w14:paraId="11A30A36">
            <w:pPr>
              <w:rPr>
                <w:ins w:id="207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08" w:author="你说你喜欢海、但你没说是地中海。" w:date="2026-07-20T13:31:2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超时半小时内按5元/10分钟收费，超半小时按1小时收费</w:t>
              </w:r>
            </w:ins>
          </w:p>
        </w:tc>
      </w:tr>
      <w:tr w14:paraId="6C6E0EA1">
        <w:trPr>
          <w:trHeight w:val="454" w:hRule="exact"/>
          <w:ins w:id="209" w:author="你说你喜欢海、但你没说是地中海。" w:date="2026-07-20T13:30:48Z"/>
        </w:trPr>
        <w:tc>
          <w:tcPr>
            <w:tcW w:w="1547" w:type="dxa"/>
            <w:vAlign w:val="center"/>
          </w:tcPr>
          <w:p w14:paraId="41051BB8">
            <w:pPr>
              <w:rPr>
                <w:ins w:id="210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11" w:author="你说你喜欢海、但你没说是地中海。" w:date="2026-07-20T13:31:3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视频播客录制</w:t>
              </w:r>
            </w:ins>
          </w:p>
        </w:tc>
        <w:tc>
          <w:tcPr>
            <w:tcW w:w="961" w:type="dxa"/>
            <w:vAlign w:val="center"/>
          </w:tcPr>
          <w:p w14:paraId="7081A8EC">
            <w:pPr>
              <w:rPr>
                <w:ins w:id="212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13" w:author="你说你喜欢海、但你没说是地中海。" w:date="2026-07-20T13:31:3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100元</w:t>
              </w:r>
            </w:ins>
          </w:p>
        </w:tc>
        <w:tc>
          <w:tcPr>
            <w:tcW w:w="1146" w:type="dxa"/>
            <w:vAlign w:val="center"/>
          </w:tcPr>
          <w:p w14:paraId="7889FBC7">
            <w:pPr>
              <w:rPr>
                <w:ins w:id="214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15" w:author="你说你喜欢海、但你没说是地中海。" w:date="2026-07-20T13:31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元/小时</w:t>
              </w:r>
            </w:ins>
          </w:p>
        </w:tc>
        <w:tc>
          <w:tcPr>
            <w:tcW w:w="5974" w:type="dxa"/>
            <w:vAlign w:val="center"/>
          </w:tcPr>
          <w:p w14:paraId="1CFF797C">
            <w:pPr>
              <w:rPr>
                <w:ins w:id="216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17" w:author="你说你喜欢海、但你没说是地中海。" w:date="2026-07-20T13:32:0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超时半小时内按15元/10分钟收费，超半小时按1小时收费</w:t>
              </w:r>
            </w:ins>
          </w:p>
        </w:tc>
      </w:tr>
      <w:tr w14:paraId="3A7B37C2">
        <w:trPr>
          <w:trHeight w:val="454" w:hRule="exact"/>
          <w:ins w:id="218" w:author="你说你喜欢海、但你没说是地中海。" w:date="2026-07-20T13:30:48Z"/>
        </w:trPr>
        <w:tc>
          <w:tcPr>
            <w:tcW w:w="1547" w:type="dxa"/>
            <w:vAlign w:val="center"/>
          </w:tcPr>
          <w:p w14:paraId="0DCE52EF">
            <w:pPr>
              <w:rPr>
                <w:ins w:id="219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20" w:author="你说你喜欢海、但你没说是地中海。" w:date="2026-07-20T13:33:2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优惠</w:t>
              </w:r>
            </w:ins>
            <w:ins w:id="221" w:author="你说你喜欢海、但你没说是地中海。" w:date="2026-07-20T13:32:0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体验</w:t>
              </w:r>
            </w:ins>
          </w:p>
        </w:tc>
        <w:tc>
          <w:tcPr>
            <w:tcW w:w="961" w:type="dxa"/>
            <w:vAlign w:val="center"/>
          </w:tcPr>
          <w:p w14:paraId="0FCB041D">
            <w:pPr>
              <w:rPr>
                <w:ins w:id="222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23" w:author="你说你喜欢海、但你没说是地中海。" w:date="2026-07-21T15:26:5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2</w:t>
              </w:r>
            </w:ins>
            <w:ins w:id="224" w:author="你说你喜欢海、但你没说是地中海。" w:date="2026-07-20T13:34:0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9</w:t>
              </w:r>
            </w:ins>
            <w:ins w:id="225" w:author="你说你喜欢海、但你没说是地中海。" w:date="2026-07-20T13:34:0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.</w:t>
              </w:r>
            </w:ins>
            <w:ins w:id="226" w:author="你说你喜欢海、但你没说是地中海。" w:date="2026-07-20T13:34:0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8</w:t>
              </w:r>
            </w:ins>
            <w:ins w:id="227" w:author="你说你喜欢海、但你没说是地中海。" w:date="2026-07-20T13:32:1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元</w:t>
              </w:r>
            </w:ins>
          </w:p>
        </w:tc>
        <w:tc>
          <w:tcPr>
            <w:tcW w:w="1146" w:type="dxa"/>
            <w:vAlign w:val="center"/>
          </w:tcPr>
          <w:p w14:paraId="15E5582D">
            <w:pPr>
              <w:rPr>
                <w:ins w:id="228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29" w:author="你说你喜欢海、但你没说是地中海。" w:date="2026-07-20T13:32:1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首2小时</w:t>
              </w:r>
            </w:ins>
          </w:p>
        </w:tc>
        <w:tc>
          <w:tcPr>
            <w:tcW w:w="5974" w:type="dxa"/>
            <w:vAlign w:val="center"/>
          </w:tcPr>
          <w:p w14:paraId="458AA043">
            <w:pPr>
              <w:rPr>
                <w:ins w:id="230" w:author="你说你喜欢海、但你没说是地中海。" w:date="2026-07-20T13:30:48Z"/>
                <w:rFonts w:hint="default" w:ascii="Arial" w:hAnsi="Arial" w:eastAsia="宋体" w:cs="Arial"/>
                <w:b/>
                <w:bCs/>
                <w:color w:val="1B3A5C"/>
                <w:sz w:val="28"/>
                <w:szCs w:val="28"/>
                <w:vertAlign w:val="baseline"/>
                <w:lang w:val="en-US" w:eastAsia="zh-CN"/>
              </w:rPr>
            </w:pPr>
            <w:ins w:id="231" w:author="你说你喜欢海、但你没说是地中海。" w:date="2026-07-20T13:32:2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首次注册用户可享受2小时音频录制</w:t>
              </w:r>
            </w:ins>
            <w:ins w:id="232" w:author="你说你喜欢海、但你没说是地中海。" w:date="2026-07-20T13:34:24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体验</w:t>
              </w:r>
            </w:ins>
            <w:ins w:id="233" w:author="你说你喜欢海、但你没说是地中海。" w:date="2026-07-20T13:36:3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优惠</w:t>
              </w:r>
            </w:ins>
          </w:p>
        </w:tc>
      </w:tr>
      <w:tr w14:paraId="73F5B136">
        <w:trPr>
          <w:trHeight w:val="454" w:hRule="exact"/>
          <w:ins w:id="234" w:author="你说你喜欢海、但你没说是地中海。" w:date="2026-07-20T13:30:48Z"/>
        </w:trPr>
        <w:tc>
          <w:tcPr>
            <w:tcW w:w="1547" w:type="dxa"/>
            <w:vAlign w:val="center"/>
          </w:tcPr>
          <w:p w14:paraId="7F42EE73">
            <w:pPr>
              <w:rPr>
                <w:ins w:id="235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36" w:author="你说你喜欢海、但你没说是地中海。" w:date="2026-07-20T13:32:2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会员优惠</w:t>
              </w:r>
            </w:ins>
          </w:p>
        </w:tc>
        <w:tc>
          <w:tcPr>
            <w:tcW w:w="961" w:type="dxa"/>
            <w:vAlign w:val="center"/>
          </w:tcPr>
          <w:p w14:paraId="11D05003">
            <w:pPr>
              <w:rPr>
                <w:ins w:id="237" w:author="你说你喜欢海、但你没说是地中海。" w:date="2026-07-20T13:30:48Z"/>
                <w:rFonts w:hint="default" w:ascii="Arial" w:hAnsi="Arial" w:eastAsia="宋体" w:cs="Arial"/>
                <w:b/>
                <w:bCs/>
                <w:color w:val="1B3A5C"/>
                <w:sz w:val="28"/>
                <w:szCs w:val="28"/>
                <w:vertAlign w:val="baseline"/>
                <w:lang w:val="en-US" w:eastAsia="zh-CN"/>
              </w:rPr>
            </w:pPr>
            <w:ins w:id="238" w:author="你说你喜欢海、但你没说是地中海。" w:date="2026-07-20T13:32:5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98</w:t>
              </w:r>
            </w:ins>
            <w:ins w:id="239" w:author="你说你喜欢海、但你没说是地中海。" w:date="2026-07-20T13:32:5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元</w:t>
              </w:r>
            </w:ins>
          </w:p>
        </w:tc>
        <w:tc>
          <w:tcPr>
            <w:tcW w:w="1146" w:type="dxa"/>
            <w:vAlign w:val="center"/>
          </w:tcPr>
          <w:p w14:paraId="723895AC">
            <w:pPr>
              <w:rPr>
                <w:ins w:id="240" w:author="你说你喜欢海、但你没说是地中海。" w:date="2026-07-20T13:30:48Z"/>
                <w:rFonts w:hint="default" w:ascii="Arial" w:hAnsi="Arial" w:eastAsia="宋体" w:cs="Arial"/>
                <w:b/>
                <w:bCs/>
                <w:color w:val="1B3A5C"/>
                <w:sz w:val="28"/>
                <w:szCs w:val="28"/>
                <w:vertAlign w:val="baseline"/>
                <w:lang w:val="en-US" w:eastAsia="zh-CN"/>
              </w:rPr>
            </w:pPr>
            <w:ins w:id="241" w:author="你说你喜欢海、但你没说是地中海。" w:date="2026-07-20T13:33:0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元</w:t>
              </w:r>
            </w:ins>
            <w:ins w:id="242" w:author="你说你喜欢海、但你没说是地中海。" w:date="2026-07-20T13:33:0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/</w:t>
              </w:r>
            </w:ins>
            <w:ins w:id="243" w:author="你说你喜欢海、但你没说是地中海。" w:date="2026-07-20T13:33:1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年</w:t>
              </w:r>
            </w:ins>
          </w:p>
        </w:tc>
        <w:tc>
          <w:tcPr>
            <w:tcW w:w="5974" w:type="dxa"/>
            <w:vAlign w:val="center"/>
          </w:tcPr>
          <w:p w14:paraId="14E6501A">
            <w:pPr>
              <w:rPr>
                <w:ins w:id="244" w:author="你说你喜欢海、但你没说是地中海。" w:date="2026-07-20T13:30:4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245" w:author="你说你喜欢海、但你没说是地中海。" w:date="2026-07-20T13:32:4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此刻Space年度会员享受所有空间服务9折优惠</w:t>
              </w:r>
              <w:commentRangeEnd w:id="3"/>
            </w:ins>
            <w:r>
              <w:commentReference w:id="3"/>
            </w:r>
          </w:p>
        </w:tc>
      </w:tr>
    </w:tbl>
    <w:p w14:paraId="03E77625">
      <w:pPr>
        <w:rPr>
          <w:ins w:id="246" w:author="你说你喜欢海、但你没说是地中海。" w:date="2026-07-20T13:30:34Z"/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63AD0156">
      <w:pPr>
        <w:rPr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0D78F68E">
      <w:pPr>
        <w:spacing w:before="60" w:after="60"/>
      </w:pPr>
    </w:p>
    <w:p w14:paraId="5B18C67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1.5 用户使用指南</w:t>
      </w:r>
    </w:p>
    <w:p w14:paraId="084A95D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预约前准备</w:t>
      </w:r>
    </w:p>
    <w:p w14:paraId="27DC136C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注册此刻Space小程序账号，完成</w:t>
      </w:r>
      <w:del w:id="247" w:author="你说你喜欢海、但你没说是地中海。" w:date="2026-07-21T15:27:30Z">
        <w:r>
          <w:rPr>
            <w:rFonts w:hint="default" w:ascii="Arial" w:hAnsi="Arial" w:eastAsia="Arial" w:cs="Arial"/>
            <w:color w:val="333333"/>
            <w:sz w:val="22"/>
            <w:szCs w:val="22"/>
            <w:lang w:val="en-US"/>
          </w:rPr>
          <w:delText>实名认证</w:delText>
        </w:r>
      </w:del>
      <w:ins w:id="248" w:author="你说你喜欢海、但你没说是地中海。" w:date="2026-07-21T15:27:33Z">
        <w:commentRangeStart w:id="4"/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一键登录</w:t>
        </w:r>
        <w:commentRangeEnd w:id="4"/>
      </w:ins>
      <w:r>
        <w:commentReference w:id="4"/>
      </w:r>
      <w:r>
        <w:rPr>
          <w:rFonts w:ascii="Arial" w:hAnsi="Arial" w:eastAsia="Arial" w:cs="Arial"/>
          <w:color w:val="333333"/>
          <w:sz w:val="22"/>
          <w:szCs w:val="22"/>
        </w:rPr>
        <w:t>（首次使用</w:t>
      </w:r>
      <w:ins w:id="249" w:author="你说你喜欢海、但你没说是地中海。" w:date="2026-07-21T15:28:31Z">
        <w:r>
          <w:rPr>
            <w:rFonts w:hint="eastAsia" w:ascii="Arial" w:hAnsi="Arial" w:eastAsia="宋体" w:cs="Arial"/>
            <w:color w:val="333333"/>
            <w:sz w:val="22"/>
            <w:szCs w:val="22"/>
            <w:lang w:eastAsia="zh-CN"/>
          </w:rPr>
          <w:t>，</w:t>
        </w:r>
      </w:ins>
      <w:ins w:id="250" w:author="你说你喜欢海、但你没说是地中海。" w:date="2026-07-21T15:28:32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需</w:t>
        </w:r>
      </w:ins>
      <w:ins w:id="251" w:author="你说你喜欢海、但你没说是地中海。" w:date="2026-07-21T15:28:34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填写</w:t>
        </w:r>
      </w:ins>
      <w:ins w:id="252" w:author="你说你喜欢海、但你没说是地中海。" w:date="2026-07-21T15:28:36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昵称</w:t>
        </w:r>
      </w:ins>
      <w:ins w:id="253" w:author="你说你喜欢海、但你没说是地中海。" w:date="2026-07-21T15:28:37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与</w:t>
        </w:r>
      </w:ins>
      <w:ins w:id="254" w:author="你说你喜欢海、但你没说是地中海。" w:date="2026-07-21T15:28:38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手机号</w:t>
        </w:r>
      </w:ins>
      <w:r>
        <w:rPr>
          <w:rFonts w:ascii="Arial" w:hAnsi="Arial" w:eastAsia="Arial" w:cs="Arial"/>
          <w:color w:val="333333"/>
          <w:sz w:val="22"/>
          <w:szCs w:val="22"/>
        </w:rPr>
        <w:t>）</w:t>
      </w:r>
    </w:p>
    <w:p w14:paraId="7E4D6968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提前至少</w:t>
      </w:r>
      <w:del w:id="255" w:author="你说你喜欢海、但你没说是地中海。" w:date="2026-07-20T13:38:24Z">
        <w:r>
          <w:rPr>
            <w:rFonts w:hint="default" w:ascii="Arial" w:hAnsi="Arial" w:eastAsia="Arial" w:cs="Arial"/>
            <w:color w:val="333333"/>
            <w:sz w:val="22"/>
            <w:szCs w:val="22"/>
            <w:lang w:val="en-US"/>
          </w:rPr>
          <w:delText>24小时</w:delText>
        </w:r>
      </w:del>
      <w:ins w:id="256" w:author="你说你喜欢海、但你没说是地中海。" w:date="2026-07-20T13:38:24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7</w:t>
        </w:r>
      </w:ins>
      <w:ins w:id="257" w:author="你说你喜欢海、但你没说是地中海。" w:date="2026-07-20T13:38:26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天</w:t>
        </w:r>
      </w:ins>
      <w:r>
        <w:rPr>
          <w:rFonts w:ascii="Arial" w:hAnsi="Arial" w:eastAsia="Arial" w:cs="Arial"/>
          <w:color w:val="333333"/>
          <w:sz w:val="22"/>
          <w:szCs w:val="22"/>
        </w:rPr>
        <w:t>预约录制时段，</w:t>
      </w:r>
      <w:del w:id="258" w:author="你说你喜欢海、但你没说是地中海。" w:date="2026-07-20T13:38:32Z">
        <w:r>
          <w:rPr>
            <w:rFonts w:hint="default" w:ascii="Arial" w:hAnsi="Arial" w:eastAsia="Arial" w:cs="Arial"/>
            <w:color w:val="333333"/>
            <w:sz w:val="22"/>
            <w:szCs w:val="22"/>
            <w:lang w:val="en-US"/>
          </w:rPr>
          <w:delText>热门时段建议提前3-5天</w:delText>
        </w:r>
      </w:del>
      <w:ins w:id="259" w:author="你说你喜欢海、但你没说是地中海。" w:date="2026-07-20T13:38:33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临时</w:t>
        </w:r>
      </w:ins>
      <w:ins w:id="260" w:author="你说你喜欢海、但你没说是地中海。" w:date="2026-07-20T13:38:35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预约</w:t>
        </w:r>
      </w:ins>
      <w:ins w:id="261" w:author="你说你喜欢海、但你没说是地中海。" w:date="2026-07-20T13:38:37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需</w:t>
        </w:r>
      </w:ins>
      <w:ins w:id="262" w:author="你说你喜欢海、但你没说是地中海。" w:date="2026-07-21T15:30:06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根据</w:t>
        </w:r>
      </w:ins>
      <w:ins w:id="263" w:author="你说你喜欢海、但你没说是地中海。" w:date="2026-07-20T13:38:39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当天</w:t>
        </w:r>
      </w:ins>
      <w:ins w:id="264" w:author="你说你喜欢海、但你没说是地中海。" w:date="2026-07-20T13:38:42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场地</w:t>
        </w:r>
      </w:ins>
      <w:ins w:id="265" w:author="你说你喜欢海、但你没说是地中海。" w:date="2026-07-20T13:38:44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情况</w:t>
        </w:r>
      </w:ins>
      <w:ins w:id="266" w:author="你说你喜欢海、但你没说是地中海。" w:date="2026-07-21T15:30:11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合理</w:t>
        </w:r>
      </w:ins>
      <w:ins w:id="267" w:author="你说你喜欢海、但你没说是地中海。" w:date="2026-07-20T13:38:52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进行</w:t>
        </w:r>
      </w:ins>
      <w:ins w:id="268" w:author="你说你喜欢海、但你没说是地中海。" w:date="2026-07-20T13:38:54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安排</w:t>
        </w:r>
      </w:ins>
    </w:p>
    <w:p w14:paraId="2D56B1AB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准备好节目大纲或提纲，提高录制效率</w:t>
      </w:r>
    </w:p>
    <w:p w14:paraId="77285920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如有多人录制，提前确认参与人数（空间最多支持3-6人）</w:t>
      </w:r>
      <w:ins w:id="269" w:author="你说你喜欢海、但你没说是地中海。" w:date="2026-07-21T15:32:00Z">
        <w:r>
          <w:rPr>
            <w:rFonts w:hint="eastAsia" w:ascii="Arial" w:hAnsi="Arial" w:eastAsia="宋体" w:cs="Arial"/>
            <w:color w:val="333333"/>
            <w:sz w:val="22"/>
            <w:szCs w:val="22"/>
            <w:lang w:eastAsia="zh-CN"/>
          </w:rPr>
          <w:t>（</w:t>
        </w:r>
      </w:ins>
      <w:ins w:id="270" w:author="你说你喜欢海、但你没说是地中海。" w:date="2026-07-21T15:32:03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需在</w:t>
        </w:r>
      </w:ins>
      <w:ins w:id="271" w:author="你说你喜欢海、但你没说是地中海。" w:date="2026-07-21T15:32:04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系统</w:t>
        </w:r>
      </w:ins>
      <w:ins w:id="272" w:author="你说你喜欢海、但你没说是地中海。" w:date="2026-07-21T15:32:05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中</w:t>
        </w:r>
      </w:ins>
      <w:ins w:id="273" w:author="你说你喜欢海、但你没说是地中海。" w:date="2026-07-21T15:32:06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提供</w:t>
        </w:r>
      </w:ins>
      <w:ins w:id="274" w:author="你说你喜欢海、但你没说是地中海。" w:date="2026-07-21T15:32:08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选项</w:t>
        </w:r>
      </w:ins>
      <w:ins w:id="275" w:author="你说你喜欢海、但你没说是地中海。" w:date="2026-07-21T15:32:00Z">
        <w:r>
          <w:rPr>
            <w:rFonts w:hint="eastAsia" w:ascii="Arial" w:hAnsi="Arial" w:eastAsia="宋体" w:cs="Arial"/>
            <w:color w:val="333333"/>
            <w:sz w:val="22"/>
            <w:szCs w:val="22"/>
            <w:lang w:eastAsia="zh-CN"/>
          </w:rPr>
          <w:t>）</w:t>
        </w:r>
      </w:ins>
    </w:p>
    <w:p w14:paraId="3EDFB7C9">
      <w:pPr>
        <w:spacing w:before="60" w:after="60"/>
      </w:pPr>
    </w:p>
    <w:p w14:paraId="4BC84F38">
      <w:pPr>
        <w:pStyle w:val="4"/>
        <w:spacing w:before="240" w:after="120"/>
        <w:rPr>
          <w:rFonts w:hint="eastAsia" w:eastAsia="宋体"/>
          <w:lang w:eastAsia="zh-CN"/>
        </w:rPr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到店须知</w:t>
      </w:r>
      <w:ins w:id="276" w:author="你说你喜欢海、但你没说是地中海。" w:date="2026-07-21T15:33:16Z">
        <w:r>
          <w:rPr>
            <w:rFonts w:hint="eastAsia" w:ascii="Arial" w:hAnsi="Arial" w:eastAsia="宋体" w:cs="Arial"/>
            <w:b/>
            <w:bCs/>
            <w:color w:val="D4763A"/>
            <w:sz w:val="24"/>
            <w:szCs w:val="24"/>
            <w:lang w:eastAsia="zh-CN"/>
          </w:rPr>
          <w:t>（</w:t>
        </w:r>
      </w:ins>
      <w:ins w:id="277" w:author="你说你喜欢海、但你没说是地中海。" w:date="2026-07-21T15:33:22Z">
        <w:r>
          <w:rPr>
            <w:rFonts w:hint="eastAsia" w:ascii="Arial" w:hAnsi="Arial" w:eastAsia="宋体" w:cs="Arial"/>
            <w:b/>
            <w:bCs/>
            <w:color w:val="D4763A"/>
            <w:sz w:val="24"/>
            <w:szCs w:val="24"/>
            <w:lang w:val="en-US" w:eastAsia="zh-CN"/>
          </w:rPr>
          <w:t>温馨提示</w:t>
        </w:r>
      </w:ins>
      <w:ins w:id="278" w:author="你说你喜欢海、但你没说是地中海。" w:date="2026-07-21T15:33:16Z">
        <w:r>
          <w:rPr>
            <w:rFonts w:hint="eastAsia" w:ascii="Arial" w:hAnsi="Arial" w:eastAsia="宋体" w:cs="Arial"/>
            <w:b/>
            <w:bCs/>
            <w:color w:val="D4763A"/>
            <w:sz w:val="24"/>
            <w:szCs w:val="24"/>
            <w:lang w:eastAsia="zh-CN"/>
          </w:rPr>
          <w:t>）</w:t>
        </w:r>
      </w:ins>
    </w:p>
    <w:p w14:paraId="6B8F3A0C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请按预约时间准时到达，提前5-10分钟到场签到</w:t>
      </w:r>
    </w:p>
    <w:p w14:paraId="63B1E779">
      <w:pPr>
        <w:pStyle w:val="19"/>
        <w:numPr>
          <w:ilvl w:val="0"/>
          <w:numId w:val="1"/>
        </w:numPr>
        <w:spacing w:before="60" w:after="60" w:line="340" w:lineRule="auto"/>
        <w:rPr>
          <w:del w:id="279" w:author="你说你喜欢海、但你没说是地中海。" w:date="2026-07-21T15:33:08Z"/>
        </w:rPr>
      </w:pPr>
      <w:del w:id="280" w:author="你说你喜欢海、但你没说是地中海。" w:date="2026-07-21T15:33:08Z">
        <w:commentRangeStart w:id="5"/>
        <w:r>
          <w:rPr>
            <w:rFonts w:ascii="Arial" w:hAnsi="Arial" w:eastAsia="Arial" w:cs="Arial"/>
            <w:color w:val="333333"/>
            <w:sz w:val="22"/>
            <w:szCs w:val="22"/>
          </w:rPr>
          <w:delText>录制前请关闭手机静音模式或将手机放置于远离麦克风的位置</w:delText>
        </w:r>
        <w:commentRangeEnd w:id="5"/>
      </w:del>
      <w:del w:id="281" w:author="你说你喜欢海、但你没说是地中海。" w:date="2026-07-21T15:33:08Z">
        <w:r>
          <w:rPr/>
          <w:commentReference w:id="5"/>
        </w:r>
      </w:del>
    </w:p>
    <w:p w14:paraId="573431B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避免穿着容易产生摩擦噪音的衣物（如羽绒服、皮衣等）</w:t>
      </w:r>
    </w:p>
    <w:p w14:paraId="6B3BCC07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录制区域禁止饮食，建议在录制前后于咖啡店消费区用餐</w:t>
      </w:r>
    </w:p>
    <w:p w14:paraId="01FC498B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请爱护设备，使用过程中如有设备故障请及时联系联盟运营人员</w:t>
      </w:r>
    </w:p>
    <w:p w14:paraId="4D1295AA">
      <w:pPr>
        <w:spacing w:before="60" w:after="60"/>
      </w:pPr>
    </w:p>
    <w:p w14:paraId="3BC898F3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录制技巧建议</w:t>
      </w:r>
    </w:p>
    <w:p w14:paraId="167F9A72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麦克风距离嘴巴保持15-20厘米，避免过近产生爆破音</w:t>
      </w:r>
    </w:p>
    <w:p w14:paraId="052C701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说话时保持稳定的音量，避免忽大忽小</w:t>
      </w:r>
    </w:p>
    <w:p w14:paraId="42A1FB1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录制前喝一口温水，保持嗓音清晰</w:t>
      </w:r>
    </w:p>
    <w:p w14:paraId="36207298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如出现口误，停顿3秒后重新说一遍，后期剪辑时方便处理</w:t>
      </w:r>
    </w:p>
    <w:p w14:paraId="058AD8A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录制结束后务必试听确认，确保音质达标后再离场</w:t>
      </w:r>
    </w:p>
    <w:p w14:paraId="5BE50F2D"/>
    <w:p w14:paraId="1DEBB98D">
      <w:pPr>
        <w:pStyle w:val="3"/>
        <w:spacing w:before="320" w:after="160"/>
      </w:pPr>
      <w:commentRangeStart w:id="6"/>
      <w:r>
        <w:rPr>
          <w:rFonts w:ascii="Arial" w:hAnsi="Arial" w:eastAsia="Arial" w:cs="Arial"/>
          <w:b/>
          <w:bCs/>
          <w:color w:val="1B3A5C"/>
          <w:sz w:val="28"/>
          <w:szCs w:val="28"/>
        </w:rPr>
        <w:t>1.6 设备使用快速教程</w:t>
      </w:r>
      <w:commentRangeEnd w:id="6"/>
      <w:r>
        <w:commentReference w:id="6"/>
      </w:r>
    </w:p>
    <w:p w14:paraId="70E6A496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第一步：开启设备</w:t>
      </w:r>
    </w:p>
    <w:p w14:paraId="710A4CE5">
      <w:pPr>
        <w:spacing w:before="80" w:after="80" w:line="360" w:lineRule="auto"/>
      </w:pPr>
      <w:commentRangeStart w:id="7"/>
      <w:r>
        <w:rPr>
          <w:rFonts w:ascii="Arial" w:hAnsi="Arial" w:eastAsia="Arial" w:cs="Arial"/>
          <w:color w:val="333333"/>
          <w:sz w:val="22"/>
          <w:szCs w:val="22"/>
        </w:rPr>
        <w:t>扫码签到后，系统会自动开启录音接口和麦克风</w:t>
      </w:r>
      <w:commentRangeEnd w:id="7"/>
      <w:r>
        <w:commentReference w:id="7"/>
      </w:r>
      <w:r>
        <w:rPr>
          <w:rFonts w:ascii="Arial" w:hAnsi="Arial" w:eastAsia="Arial" w:cs="Arial"/>
          <w:color w:val="333333"/>
          <w:sz w:val="22"/>
          <w:szCs w:val="22"/>
        </w:rPr>
        <w:t>。确认ON AIR灯箱亮起，表示设备已就绪。</w:t>
      </w:r>
    </w:p>
    <w:p w14:paraId="14B186E9">
      <w:pPr>
        <w:spacing w:before="60" w:after="60"/>
      </w:pPr>
    </w:p>
    <w:p w14:paraId="40CC7C5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第二步：调整麦克风</w:t>
      </w:r>
    </w:p>
    <w:p w14:paraId="6E387A84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松开悬臂支架旋钮，将麦克风调整至嘴部前方15-20厘米处，高度略低于嘴唇。拧紧旋钮固定位置。佩戴防喷罩，确保罩面朝向嘴巴。</w:t>
      </w:r>
    </w:p>
    <w:p w14:paraId="03860764">
      <w:pPr>
        <w:spacing w:before="60" w:after="60"/>
      </w:pPr>
    </w:p>
    <w:p w14:paraId="572B5D1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第三步：佩戴耳机并试录</w:t>
      </w:r>
    </w:p>
    <w:p w14:paraId="5E025AAC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戴上监听耳机，调节音量旋钮至舒适水平。点击小程序中的"试录"按钮，对着麦克风说几句话，然后点击"试听"确认音质。如声音过小或过大，可调节录音接口上的增益旋钮。</w:t>
      </w:r>
    </w:p>
    <w:p w14:paraId="03C8E335">
      <w:pPr>
        <w:spacing w:before="60" w:after="60"/>
      </w:pPr>
    </w:p>
    <w:p w14:paraId="2163CA25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第四步：正式录制</w:t>
      </w:r>
    </w:p>
    <w:p w14:paraId="0BE2D730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点击"开始录制"按钮，倒计时3秒后开始录音。录制过程中可通过耳机实时监听音质。如需暂停，点击"暂停"按钮；如需继续，点击"恢复"按钮。</w:t>
      </w:r>
    </w:p>
    <w:p w14:paraId="28FDBEA8">
      <w:pPr>
        <w:spacing w:before="60" w:after="60"/>
      </w:pPr>
    </w:p>
    <w:p w14:paraId="12BA0082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第五步：结束录制</w:t>
      </w:r>
    </w:p>
    <w:p w14:paraId="489DDE32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录制完成后点击"结束录制"按钮，系统会自动保存文件并上传云端。在小程序中可预览录音效果，选择是否需要后期制作或平台分发等增值服务。最后扫码结束使用，设备自动关闭。</w:t>
      </w:r>
    </w:p>
    <w:p w14:paraId="589D3BA2">
      <w:pPr>
        <w:spacing w:before="60" w:after="60"/>
      </w:pPr>
    </w:p>
    <w:p w14:paraId="60ADEFFE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1.7 场地方合作要点</w:t>
      </w:r>
    </w:p>
    <w:p w14:paraId="49DE1743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此刻Space与线下空间的合作采用"零租金+分成"模式，核心要点如下：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7675"/>
        <w:gridCol w:w="10"/>
      </w:tblGrid>
      <w:tr w14:paraId="303629B2">
        <w:trPr>
          <w:ins w:id="282" w:author="你说你喜欢海、但你没说是地中海。" w:date="2026-07-20T13:43:11Z"/>
        </w:trPr>
        <w:tc>
          <w:tcPr>
            <w:tcW w:w="1943" w:type="dxa"/>
          </w:tcPr>
          <w:p w14:paraId="41B9A8B9">
            <w:pPr>
              <w:spacing w:before="60" w:after="60"/>
              <w:jc w:val="center"/>
              <w:rPr>
                <w:ins w:id="283" w:author="你说你喜欢海、但你没说是地中海。" w:date="2026-07-20T13:43:11Z"/>
                <w:rFonts w:hint="default" w:eastAsiaTheme="minorEastAsia"/>
                <w:b/>
                <w:bCs/>
                <w:sz w:val="22"/>
                <w:szCs w:val="24"/>
                <w:vertAlign w:val="baseline"/>
                <w:lang w:val="en-US" w:eastAsia="zh-CN"/>
              </w:rPr>
            </w:pPr>
            <w:ins w:id="284" w:author="你说你喜欢海、但你没说是地中海。" w:date="2026-07-20T13:43:24Z">
              <w:r>
                <w:rPr>
                  <w:rFonts w:hint="eastAsia"/>
                  <w:b/>
                  <w:bCs/>
                  <w:sz w:val="22"/>
                  <w:szCs w:val="24"/>
                  <w:vertAlign w:val="baseline"/>
                  <w:lang w:val="en-US" w:eastAsia="zh-CN"/>
                </w:rPr>
                <w:t>合作</w:t>
              </w:r>
            </w:ins>
            <w:ins w:id="285" w:author="你说你喜欢海、但你没说是地中海。" w:date="2026-07-20T13:43:25Z">
              <w:r>
                <w:rPr>
                  <w:rFonts w:hint="eastAsia"/>
                  <w:b/>
                  <w:bCs/>
                  <w:sz w:val="22"/>
                  <w:szCs w:val="24"/>
                  <w:vertAlign w:val="baseline"/>
                  <w:lang w:val="en-US" w:eastAsia="zh-CN"/>
                </w:rPr>
                <w:t>要素</w:t>
              </w:r>
            </w:ins>
          </w:p>
        </w:tc>
        <w:tc>
          <w:tcPr>
            <w:tcW w:w="7685" w:type="dxa"/>
            <w:gridSpan w:val="2"/>
          </w:tcPr>
          <w:p w14:paraId="6384E1C1">
            <w:pPr>
              <w:spacing w:before="60" w:after="60"/>
              <w:jc w:val="center"/>
              <w:rPr>
                <w:ins w:id="286" w:author="你说你喜欢海、但你没说是地中海。" w:date="2026-07-20T13:43:11Z"/>
                <w:rFonts w:hint="eastAsia" w:eastAsiaTheme="minorEastAsia"/>
                <w:b/>
                <w:bCs/>
                <w:sz w:val="22"/>
                <w:szCs w:val="24"/>
                <w:vertAlign w:val="baseline"/>
                <w:lang w:val="en-US" w:eastAsia="zh-CN"/>
              </w:rPr>
            </w:pPr>
            <w:ins w:id="287" w:author="你说你喜欢海、但你没说是地中海。" w:date="2026-07-20T13:43:29Z">
              <w:r>
                <w:rPr>
                  <w:rFonts w:hint="eastAsia"/>
                  <w:b/>
                  <w:bCs/>
                  <w:sz w:val="22"/>
                  <w:szCs w:val="24"/>
                  <w:vertAlign w:val="baseline"/>
                  <w:lang w:val="en-US" w:eastAsia="zh-CN"/>
                </w:rPr>
                <w:t>说明</w:t>
              </w:r>
            </w:ins>
          </w:p>
        </w:tc>
      </w:tr>
      <w:tr w14:paraId="06F7D641">
        <w:trPr>
          <w:ins w:id="288" w:author="你说你喜欢海、但你没说是地中海。" w:date="2026-07-20T13:43:11Z"/>
        </w:trPr>
        <w:tc>
          <w:tcPr>
            <w:tcW w:w="1943" w:type="dxa"/>
          </w:tcPr>
          <w:p w14:paraId="757CFE7C">
            <w:pPr>
              <w:spacing w:before="60" w:after="60"/>
              <w:rPr>
                <w:ins w:id="289" w:author="你说你喜欢海、但你没说是地中海。" w:date="2026-07-20T13:43:11Z"/>
                <w:vertAlign w:val="baseline"/>
              </w:rPr>
            </w:pPr>
            <w:ins w:id="290" w:author="你说你喜欢海、但你没说是地中海。" w:date="2026-07-20T13:43:5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合作模式</w:t>
              </w:r>
            </w:ins>
          </w:p>
        </w:tc>
        <w:tc>
          <w:tcPr>
            <w:tcW w:w="7685" w:type="dxa"/>
            <w:gridSpan w:val="2"/>
          </w:tcPr>
          <w:p w14:paraId="670EA64B">
            <w:pPr>
              <w:spacing w:before="60" w:after="60"/>
              <w:rPr>
                <w:ins w:id="291" w:author="你说你喜欢海、但你没说是地中海。" w:date="2026-07-20T13:43:11Z"/>
                <w:vertAlign w:val="baseline"/>
              </w:rPr>
            </w:pPr>
            <w:ins w:id="292" w:author="你说你喜欢海、但你没说是地中海。" w:date="2026-07-20T13:44:0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零租金模式：联盟不支付场地租金，空间使用由场地方承担</w:t>
              </w:r>
            </w:ins>
          </w:p>
        </w:tc>
      </w:tr>
      <w:tr w14:paraId="6ADDB515">
        <w:trPr>
          <w:ins w:id="293" w:author="你说你喜欢海、但你没说是地中海。" w:date="2026-07-20T13:43:11Z"/>
        </w:trPr>
        <w:tc>
          <w:tcPr>
            <w:tcW w:w="1943" w:type="dxa"/>
          </w:tcPr>
          <w:p w14:paraId="50C35807">
            <w:pPr>
              <w:spacing w:before="60" w:after="60"/>
              <w:rPr>
                <w:ins w:id="294" w:author="你说你喜欢海、但你没说是地中海。" w:date="2026-07-20T13:43:11Z"/>
                <w:vertAlign w:val="baseline"/>
              </w:rPr>
            </w:pPr>
            <w:ins w:id="295" w:author="你说你喜欢海、但你没说是地中海。" w:date="2026-07-20T13:44:0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设备铺设</w:t>
              </w:r>
            </w:ins>
          </w:p>
        </w:tc>
        <w:tc>
          <w:tcPr>
            <w:tcW w:w="7685" w:type="dxa"/>
            <w:gridSpan w:val="2"/>
          </w:tcPr>
          <w:p w14:paraId="34C38251">
            <w:pPr>
              <w:spacing w:before="60" w:after="60"/>
              <w:rPr>
                <w:ins w:id="296" w:author="你说你喜欢海、但你没说是地中海。" w:date="2026-07-20T13:43:11Z"/>
                <w:vertAlign w:val="baseline"/>
              </w:rPr>
            </w:pPr>
            <w:ins w:id="297" w:author="你说你喜欢海、但你没说是地中海。" w:date="2026-07-20T13:44:1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前期由设备供应商免费提供，联盟负责日常维护</w:t>
              </w:r>
            </w:ins>
          </w:p>
        </w:tc>
      </w:tr>
      <w:tr w14:paraId="599A19B6">
        <w:trPr>
          <w:ins w:id="298" w:author="你说你喜欢海、但你没说是地中海。" w:date="2026-07-20T13:43:11Z"/>
        </w:trPr>
        <w:tc>
          <w:tcPr>
            <w:tcW w:w="1943" w:type="dxa"/>
          </w:tcPr>
          <w:p w14:paraId="15FCBF4F">
            <w:pPr>
              <w:spacing w:before="60" w:after="60"/>
              <w:rPr>
                <w:ins w:id="299" w:author="你说你喜欢海、但你没说是地中海。" w:date="2026-07-20T13:43:11Z"/>
                <w:vertAlign w:val="baseline"/>
              </w:rPr>
            </w:pPr>
            <w:ins w:id="300" w:author="你说你喜欢海、但你没说是地中海。" w:date="2026-07-20T13:44:1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运营管理</w:t>
              </w:r>
            </w:ins>
          </w:p>
        </w:tc>
        <w:tc>
          <w:tcPr>
            <w:tcW w:w="7685" w:type="dxa"/>
            <w:gridSpan w:val="2"/>
          </w:tcPr>
          <w:p w14:paraId="1104A85B">
            <w:pPr>
              <w:spacing w:before="60" w:after="60"/>
              <w:rPr>
                <w:ins w:id="301" w:author="你说你喜欢海、但你没说是地中海。" w:date="2026-07-20T13:43:11Z"/>
                <w:vertAlign w:val="baseline"/>
              </w:rPr>
            </w:pPr>
            <w:ins w:id="302" w:author="你说你喜欢海、但你没说是地中海。" w:date="2026-07-20T13:44:2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联盟负责日常运营平台搭建、设备维护、用户服务</w:t>
              </w:r>
            </w:ins>
          </w:p>
        </w:tc>
      </w:tr>
      <w:tr w14:paraId="229F7B15">
        <w:trPr>
          <w:ins w:id="303" w:author="你说你喜欢海、但你没说是地中海。" w:date="2026-07-20T13:43:11Z"/>
        </w:trPr>
        <w:tc>
          <w:tcPr>
            <w:tcW w:w="1943" w:type="dxa"/>
          </w:tcPr>
          <w:p w14:paraId="6EC6B9E7">
            <w:pPr>
              <w:spacing w:before="60" w:after="60"/>
              <w:rPr>
                <w:ins w:id="304" w:author="你说你喜欢海、但你没说是地中海。" w:date="2026-07-20T13:43:11Z"/>
                <w:vertAlign w:val="baseline"/>
              </w:rPr>
            </w:pPr>
            <w:ins w:id="305" w:author="你说你喜欢海、但你没说是地中海。" w:date="2026-07-20T13:44:2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独家排他</w:t>
              </w:r>
            </w:ins>
          </w:p>
        </w:tc>
        <w:tc>
          <w:tcPr>
            <w:tcW w:w="7685" w:type="dxa"/>
            <w:gridSpan w:val="2"/>
          </w:tcPr>
          <w:p w14:paraId="13243B41">
            <w:pPr>
              <w:spacing w:before="60" w:after="60"/>
              <w:rPr>
                <w:ins w:id="306" w:author="你说你喜欢海、但你没说是地中海。" w:date="2026-07-20T13:43:11Z"/>
                <w:vertAlign w:val="baseline"/>
              </w:rPr>
            </w:pPr>
            <w:ins w:id="307" w:author="你说你喜欢海、但你没说是地中海。" w:date="2026-07-20T13:44:3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合作期内同类播客空间排他性合作</w:t>
              </w:r>
            </w:ins>
          </w:p>
        </w:tc>
      </w:tr>
      <w:tr w14:paraId="6C59AD30">
        <w:trPr>
          <w:ins w:id="308" w:author="你说你喜欢海、但你没说是地中海。" w:date="2026-07-20T13:43:11Z"/>
        </w:trPr>
        <w:tc>
          <w:tcPr>
            <w:tcW w:w="1943" w:type="dxa"/>
          </w:tcPr>
          <w:p w14:paraId="66B1CB47">
            <w:pPr>
              <w:spacing w:before="60" w:after="60"/>
              <w:rPr>
                <w:ins w:id="309" w:author="你说你喜欢海、但你没说是地中海。" w:date="2026-07-20T13:43:11Z"/>
                <w:vertAlign w:val="baseline"/>
              </w:rPr>
            </w:pPr>
            <w:ins w:id="310" w:author="你说你喜欢海、但你没说是地中海。" w:date="2026-07-20T13:44:3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收益分成</w:t>
              </w:r>
            </w:ins>
          </w:p>
        </w:tc>
        <w:tc>
          <w:tcPr>
            <w:tcW w:w="7685" w:type="dxa"/>
            <w:gridSpan w:val="2"/>
          </w:tcPr>
          <w:p w14:paraId="7AADE226">
            <w:pPr>
              <w:spacing w:before="60" w:after="60"/>
              <w:rPr>
                <w:ins w:id="311" w:author="你说你喜欢海、但你没说是地中海。" w:date="2026-07-20T13:43:11Z"/>
                <w:vertAlign w:val="baseline"/>
              </w:rPr>
            </w:pPr>
            <w:ins w:id="312" w:author="你说你喜欢海、但你没说是地中海。" w:date="2026-07-21T15:37:5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播客</w:t>
              </w:r>
            </w:ins>
            <w:ins w:id="313" w:author="你说你喜欢海、但你没说是地中海。" w:date="2026-07-21T15:38:0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录制</w:t>
              </w:r>
            </w:ins>
            <w:ins w:id="314" w:author="你说你喜欢海、但你没说是地中海。" w:date="2026-07-21T15:38:0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费</w:t>
              </w:r>
            </w:ins>
            <w:ins w:id="315" w:author="你说你喜欢海、但你没说是地中海。" w:date="2026-07-20T13:44:3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联盟与场地方按比例分成（场地方30%）</w:t>
              </w:r>
            </w:ins>
          </w:p>
        </w:tc>
      </w:tr>
      <w:tr w14:paraId="1F78CD77">
        <w:trPr>
          <w:ins w:id="316" w:author="你说你喜欢海、但你没说是地中海。" w:date="2026-07-20T13:43:11Z"/>
        </w:trPr>
        <w:tc>
          <w:tcPr>
            <w:tcW w:w="1943" w:type="dxa"/>
          </w:tcPr>
          <w:p w14:paraId="560B5F29">
            <w:pPr>
              <w:spacing w:before="60" w:after="60"/>
              <w:rPr>
                <w:ins w:id="317" w:author="你说你喜欢海、但你没说是地中海。" w:date="2026-07-20T13:43:11Z"/>
                <w:vertAlign w:val="baseline"/>
              </w:rPr>
            </w:pPr>
            <w:ins w:id="318" w:author="你说你喜欢海、但你没说是地中海。" w:date="2026-07-20T13:44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活动引流</w:t>
              </w:r>
            </w:ins>
          </w:p>
        </w:tc>
        <w:tc>
          <w:tcPr>
            <w:tcW w:w="7685" w:type="dxa"/>
            <w:gridSpan w:val="2"/>
          </w:tcPr>
          <w:p w14:paraId="6CE7D642">
            <w:pPr>
              <w:spacing w:before="60" w:after="60"/>
              <w:rPr>
                <w:ins w:id="319" w:author="你说你喜欢海、但你没说是地中海。" w:date="2026-07-20T13:43:11Z"/>
                <w:vertAlign w:val="baseline"/>
              </w:rPr>
            </w:pPr>
            <w:ins w:id="320" w:author="你说你喜欢海、但你没说是地中海。" w:date="2026-07-20T13:44:5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联盟每月在合作空间举办播客沙龙等活动，为场地方引流</w:t>
              </w:r>
            </w:ins>
          </w:p>
        </w:tc>
      </w:tr>
      <w:tr w14:paraId="68ACA8F5">
        <w:trPr>
          <w:ins w:id="321" w:author="你说你喜欢海、但你没说是地中海。" w:date="2026-07-20T13:43:11Z"/>
        </w:trPr>
        <w:tc>
          <w:tcPr>
            <w:tcW w:w="1943" w:type="dxa"/>
          </w:tcPr>
          <w:p w14:paraId="3B4EE896">
            <w:pPr>
              <w:spacing w:before="60" w:after="60"/>
              <w:rPr>
                <w:ins w:id="322" w:author="你说你喜欢海、但你没说是地中海。" w:date="2026-07-20T13:43:11Z"/>
                <w:vertAlign w:val="baseline"/>
              </w:rPr>
            </w:pPr>
            <w:ins w:id="323" w:author="你说你喜欢海、但你没说是地中海。" w:date="2026-07-20T13:45:0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品牌曝光</w:t>
              </w:r>
            </w:ins>
          </w:p>
        </w:tc>
        <w:tc>
          <w:tcPr>
            <w:tcW w:w="7685" w:type="dxa"/>
            <w:gridSpan w:val="2"/>
          </w:tcPr>
          <w:p w14:paraId="1DB52C3D">
            <w:pPr>
              <w:spacing w:before="60" w:after="60"/>
              <w:rPr>
                <w:ins w:id="324" w:author="你说你喜欢海、但你没说是地中海。" w:date="2026-07-20T13:43:11Z"/>
                <w:vertAlign w:val="baseline"/>
              </w:rPr>
            </w:pPr>
            <w:ins w:id="325" w:author="你说你喜欢海、但你没说是地中海。" w:date="2026-07-20T13:45:0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联盟在播客节目中进行品牌口播，社交媒体宣传推广</w:t>
              </w:r>
            </w:ins>
          </w:p>
        </w:tc>
      </w:tr>
      <w:tr w14:paraId="4F50EA20">
        <w:trPr>
          <w:gridAfter w:val="1"/>
          <w:wAfter w:w="10" w:type="dxa"/>
          <w:ins w:id="326" w:author="你说你喜欢海、但你没说是地中海。" w:date="2026-07-20T13:45:14Z"/>
        </w:trPr>
        <w:tc>
          <w:tcPr>
            <w:tcW w:w="1943" w:type="dxa"/>
          </w:tcPr>
          <w:p w14:paraId="36D6CA49">
            <w:pPr>
              <w:spacing w:before="60" w:after="60"/>
              <w:rPr>
                <w:ins w:id="327" w:author="你说你喜欢海、但你没说是地中海。" w:date="2026-07-20T13:45:14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328" w:author="你说你喜欢海、但你没说是地中海。" w:date="2026-07-20T13:45:2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合作期限</w:t>
              </w:r>
            </w:ins>
          </w:p>
        </w:tc>
        <w:tc>
          <w:tcPr>
            <w:tcW w:w="7675" w:type="dxa"/>
          </w:tcPr>
          <w:p w14:paraId="0FAF200A">
            <w:pPr>
              <w:spacing w:before="60" w:after="60"/>
              <w:rPr>
                <w:ins w:id="329" w:author="你说你喜欢海、但你没说是地中海。" w:date="2026-07-20T13:45:14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330" w:author="你说你喜欢海、但你没说是地中海。" w:date="2026-07-20T13:45:30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首次</w:t>
              </w:r>
            </w:ins>
            <w:ins w:id="331" w:author="你说你喜欢海、但你没说是地中海。" w:date="2026-07-20T13:45:3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合作</w:t>
              </w:r>
            </w:ins>
            <w:ins w:id="332" w:author="你说你喜欢海、但你没说是地中海。" w:date="2026-07-20T13:45:2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默认12个月，期满前30天可协商续签</w:t>
              </w:r>
            </w:ins>
          </w:p>
        </w:tc>
      </w:tr>
      <w:tr w14:paraId="28D7D056">
        <w:trPr>
          <w:gridAfter w:val="1"/>
          <w:wAfter w:w="10" w:type="dxa"/>
          <w:ins w:id="333" w:author="你说你喜欢海、但你没说是地中海。" w:date="2026-07-20T13:45:16Z"/>
        </w:trPr>
        <w:tc>
          <w:tcPr>
            <w:tcW w:w="1943" w:type="dxa"/>
          </w:tcPr>
          <w:p w14:paraId="69E60356">
            <w:pPr>
              <w:spacing w:before="60" w:after="60"/>
              <w:rPr>
                <w:ins w:id="334" w:author="你说你喜欢海、但你没说是地中海。" w:date="2026-07-20T13:45:16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335" w:author="你说你喜欢海、但你没说是地中海。" w:date="2026-07-20T13:45:4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设备保管</w:t>
              </w:r>
            </w:ins>
          </w:p>
        </w:tc>
        <w:tc>
          <w:tcPr>
            <w:tcW w:w="7675" w:type="dxa"/>
          </w:tcPr>
          <w:p w14:paraId="27C2E830">
            <w:pPr>
              <w:spacing w:before="60" w:after="60"/>
              <w:rPr>
                <w:ins w:id="336" w:author="你说你喜欢海、但你没说是地中海。" w:date="2026-07-20T13:45:16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337" w:author="你说你喜欢海、但你没说是地中海。" w:date="2026-07-20T13:45:4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场地方负责设备日常保管和基础清洁，正常使用损耗由联盟承担</w:t>
              </w:r>
            </w:ins>
          </w:p>
        </w:tc>
      </w:tr>
      <w:tr w14:paraId="52DCDAE3">
        <w:trPr>
          <w:gridAfter w:val="1"/>
          <w:wAfter w:w="10" w:type="dxa"/>
          <w:ins w:id="338" w:author="你说你喜欢海、但你没说是地中海。" w:date="2026-07-20T13:45:17Z"/>
        </w:trPr>
        <w:tc>
          <w:tcPr>
            <w:tcW w:w="1943" w:type="dxa"/>
          </w:tcPr>
          <w:p w14:paraId="292BAE29">
            <w:pPr>
              <w:spacing w:before="60" w:after="60"/>
              <w:rPr>
                <w:ins w:id="339" w:author="你说你喜欢海、但你没说是地中海。" w:date="2026-07-20T13:45:17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340" w:author="你说你喜欢海、但你没说是地中海。" w:date="2026-07-20T13:45:4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终止条款</w:t>
              </w:r>
            </w:ins>
          </w:p>
        </w:tc>
        <w:tc>
          <w:tcPr>
            <w:tcW w:w="7675" w:type="dxa"/>
          </w:tcPr>
          <w:p w14:paraId="3C77A53A">
            <w:pPr>
              <w:spacing w:before="60" w:after="60"/>
              <w:rPr>
                <w:ins w:id="341" w:author="你说你喜欢海、但你没说是地中海。" w:date="2026-07-20T13:45:17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342" w:author="你说你喜欢海、但你没说是地中海。" w:date="2026-07-20T13:45:5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任何一方提前终止需提前7天书面通知对方</w:t>
              </w:r>
            </w:ins>
          </w:p>
        </w:tc>
      </w:tr>
    </w:tbl>
    <w:p w14:paraId="311ED8E0">
      <w:pPr>
        <w:spacing w:before="60" w:after="60"/>
        <w:rPr>
          <w:ins w:id="343" w:author="你说你喜欢海、但你没说是地中海。" w:date="2026-07-20T13:43:03Z"/>
        </w:rPr>
      </w:pPr>
    </w:p>
    <w:p w14:paraId="4BE27DDD">
      <w:pPr>
        <w:spacing w:before="60" w:after="60"/>
      </w:pPr>
    </w:p>
    <w:p w14:paraId="18B4820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1.8 质量控制标准</w:t>
      </w:r>
    </w:p>
    <w:p w14:paraId="6E0D7CAA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三级巡检制度</w:t>
      </w:r>
    </w:p>
    <w:p w14:paraId="2B351B3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日自查（场地方）：每日检查设备是否正常</w:t>
      </w:r>
      <w:del w:id="344" w:author="你说你喜欢海、但你没说是地中海。" w:date="2026-07-21T15:38:38Z">
        <w:r>
          <w:rPr>
            <w:rFonts w:hint="default" w:ascii="Arial" w:hAnsi="Arial" w:eastAsia="Arial" w:cs="Arial"/>
            <w:b/>
            <w:bCs/>
            <w:color w:val="1B3A5C"/>
            <w:sz w:val="22"/>
            <w:szCs w:val="22"/>
            <w:lang w:val="en-US"/>
          </w:rPr>
          <w:delText>通电</w:delText>
        </w:r>
      </w:del>
      <w:ins w:id="345" w:author="你说你喜欢海、但你没说是地中海。" w:date="2026-07-21T15:38:40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充电</w:t>
        </w:r>
      </w:ins>
      <w:r>
        <w:rPr>
          <w:rFonts w:ascii="Arial" w:hAnsi="Arial" w:eastAsia="Arial" w:cs="Arial"/>
          <w:b/>
          <w:bCs/>
          <w:color w:val="1B3A5C"/>
          <w:sz w:val="22"/>
          <w:szCs w:val="22"/>
        </w:rPr>
        <w:t>、麦克风是否稳固、耳机是否可用、空间是否整洁</w:t>
      </w:r>
    </w:p>
    <w:p w14:paraId="63C031C6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周巡检（运营方）：每周由联盟运营人员实地巡检，测试录音质量、检查设备损耗、更新耗材</w:t>
      </w:r>
    </w:p>
    <w:p w14:paraId="4C26C2F5">
      <w:pPr>
        <w:pStyle w:val="19"/>
        <w:numPr>
          <w:ilvl w:val="0"/>
          <w:numId w:val="1"/>
        </w:numPr>
        <w:spacing w:before="60" w:after="60" w:line="340" w:lineRule="auto"/>
        <w:rPr>
          <w:ins w:id="346" w:author="你说你喜欢海、但你没说是地中海。" w:date="2026-07-21T15:40:17Z"/>
        </w:rPr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月评估（总部）：每月综合评估空间使用率、用户评分、设备状态、营收数据</w:t>
      </w:r>
      <w:ins w:id="347" w:author="你说你喜欢海、但你没说是地中海。" w:date="2026-07-21T15:39:21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eastAsia="zh-CN"/>
          </w:rPr>
          <w:t>（</w:t>
        </w:r>
      </w:ins>
      <w:ins w:id="348" w:author="你说你喜欢海、但你没说是地中海。" w:date="2026-07-21T15:39:26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小程序</w:t>
        </w:r>
      </w:ins>
      <w:ins w:id="349" w:author="你说你喜欢海、但你没说是地中海。" w:date="2026-07-21T15:39:28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需</w:t>
        </w:r>
      </w:ins>
      <w:ins w:id="350" w:author="你说你喜欢海、但你没说是地中海。" w:date="2026-07-21T15:39:34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具备</w:t>
        </w:r>
      </w:ins>
      <w:ins w:id="351" w:author="你说你喜欢海、但你没说是地中海。" w:date="2026-07-21T15:39:36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这些</w:t>
        </w:r>
      </w:ins>
      <w:ins w:id="352" w:author="你说你喜欢海、但你没说是地中海。" w:date="2026-07-21T15:39:37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功能</w:t>
        </w:r>
      </w:ins>
      <w:ins w:id="353" w:author="你说你喜欢海、但你没说是地中海。" w:date="2026-07-21T15:39:40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，</w:t>
        </w:r>
      </w:ins>
      <w:ins w:id="354" w:author="你说你喜欢海、但你没说是地中海。" w:date="2026-07-21T15:39:44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每次</w:t>
        </w:r>
      </w:ins>
      <w:ins w:id="355" w:author="你说你喜欢海、但你没说是地中海。" w:date="2026-07-21T15:39:46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录制</w:t>
        </w:r>
      </w:ins>
      <w:ins w:id="356" w:author="你说你喜欢海、但你没说是地中海。" w:date="2026-07-21T15:39:47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完成</w:t>
        </w:r>
      </w:ins>
      <w:ins w:id="357" w:author="你说你喜欢海、但你没说是地中海。" w:date="2026-07-21T15:39:48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直接</w:t>
        </w:r>
      </w:ins>
      <w:ins w:id="358" w:author="你说你喜欢海、但你没说是地中海。" w:date="2026-07-21T15:39:51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在线</w:t>
        </w:r>
      </w:ins>
      <w:ins w:id="359" w:author="你说你喜欢海、但你没说是地中海。" w:date="2026-07-21T15:39:54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评估</w:t>
        </w:r>
      </w:ins>
      <w:ins w:id="360" w:author="你说你喜欢海、但你没说是地中海。" w:date="2026-07-21T15:39:55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打分</w:t>
        </w:r>
      </w:ins>
      <w:ins w:id="361" w:author="你说你喜欢海、但你没说是地中海。" w:date="2026-07-21T15:39:21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eastAsia="zh-CN"/>
          </w:rPr>
          <w:t>）</w:t>
        </w:r>
      </w:ins>
    </w:p>
    <w:p w14:paraId="362B25CD">
      <w:pPr>
        <w:pStyle w:val="19"/>
        <w:numPr>
          <w:ilvl w:val="0"/>
          <w:numId w:val="1"/>
        </w:numPr>
        <w:spacing w:before="60" w:after="60" w:line="340" w:lineRule="auto"/>
        <w:rPr>
          <w:ins w:id="362" w:author="你说你喜欢海、但你没说是地中海。" w:date="2026-07-21T15:42:28Z"/>
        </w:rPr>
      </w:pPr>
      <w:ins w:id="363" w:author="你说你喜欢海、但你没说是地中海。" w:date="2026-07-21T15:40:20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评估</w:t>
        </w:r>
      </w:ins>
      <w:ins w:id="364" w:author="你说你喜欢海、但你没说是地中海。" w:date="2026-07-21T15:40:22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项</w:t>
        </w:r>
      </w:ins>
      <w:ins w:id="365" w:author="你说你喜欢海、但你没说是地中海。" w:date="2026-07-21T15:40:23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：</w:t>
        </w:r>
      </w:ins>
      <w:ins w:id="366" w:author="你说你喜欢海、但你没说是地中海。" w:date="2026-07-21T15:40:28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整体</w:t>
        </w:r>
      </w:ins>
      <w:ins w:id="367" w:author="你说你喜欢海、但你没说是地中海。" w:date="2026-07-21T15:40:30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满意度</w:t>
        </w:r>
      </w:ins>
      <w:ins w:id="368" w:author="你说你喜欢海、但你没说是地中海。" w:date="2026-07-21T15:40:31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、</w:t>
        </w:r>
      </w:ins>
      <w:ins w:id="369" w:author="你说你喜欢海、但你没说是地中海。" w:date="2026-07-21T15:40:50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环境</w:t>
        </w:r>
      </w:ins>
      <w:ins w:id="370" w:author="你说你喜欢海、但你没说是地中海。" w:date="2026-07-21T15:40:54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满意度、</w:t>
        </w:r>
      </w:ins>
      <w:ins w:id="371" w:author="你说你喜欢海、但你没说是地中海。" w:date="2026-07-21T15:41:03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设备</w:t>
        </w:r>
      </w:ins>
      <w:ins w:id="372" w:author="你说你喜欢海、但你没说是地中海。" w:date="2026-07-21T15:41:05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满意度、</w:t>
        </w:r>
      </w:ins>
    </w:p>
    <w:p w14:paraId="5B3AFF5F">
      <w:pPr>
        <w:pStyle w:val="19"/>
        <w:numPr>
          <w:ilvl w:val="0"/>
          <w:numId w:val="1"/>
        </w:numPr>
        <w:spacing w:before="60" w:after="60" w:line="340" w:lineRule="auto"/>
      </w:pPr>
      <w:ins w:id="373" w:author="你说你喜欢海、但你没说是地中海。" w:date="2026-07-21T15:42:01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小程序</w:t>
        </w:r>
      </w:ins>
      <w:ins w:id="374" w:author="你说你喜欢海、但你没说是地中海。" w:date="2026-07-21T15:42:02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使用</w:t>
        </w:r>
      </w:ins>
      <w:ins w:id="375" w:author="你说你喜欢海、但你没说是地中海。" w:date="2026-07-21T15:42:04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过程</w:t>
        </w:r>
      </w:ins>
      <w:ins w:id="376" w:author="你说你喜欢海、但你没说是地中海。" w:date="2026-07-21T15:42:05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中</w:t>
        </w:r>
      </w:ins>
      <w:ins w:id="377" w:author="你说你喜欢海、但你没说是地中海。" w:date="2026-07-21T15:42:12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您觉得</w:t>
        </w:r>
      </w:ins>
      <w:ins w:id="378" w:author="你说你喜欢海、但你没说是地中海。" w:date="2026-07-21T15:42:13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还有</w:t>
        </w:r>
      </w:ins>
      <w:ins w:id="379" w:author="你说你喜欢海、但你没说是地中海。" w:date="2026-07-21T15:42:14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哪些</w:t>
        </w:r>
      </w:ins>
      <w:ins w:id="380" w:author="你说你喜欢海、但你没说是地中海。" w:date="2026-07-21T15:42:15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方面</w:t>
        </w:r>
      </w:ins>
      <w:ins w:id="381" w:author="你说你喜欢海、但你没说是地中海。" w:date="2026-07-21T15:42:16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需要</w:t>
        </w:r>
      </w:ins>
      <w:ins w:id="382" w:author="你说你喜欢海、但你没说是地中海。" w:date="2026-07-21T15:42:18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改进</w:t>
        </w:r>
      </w:ins>
      <w:ins w:id="383" w:author="你说你喜欢海、但你没说是地中海。" w:date="2026-07-21T15:43:20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？</w:t>
        </w:r>
      </w:ins>
      <w:ins w:id="384" w:author="你说你喜欢海、但你没说是地中海。" w:date="2026-07-21T15:43:59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导航栏</w:t>
        </w:r>
      </w:ins>
      <w:ins w:id="385" w:author="你说你喜欢海、但你没说是地中海。" w:date="2026-07-21T15:44:01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是否</w:t>
        </w:r>
      </w:ins>
      <w:ins w:id="386" w:author="你说你喜欢海、但你没说是地中海。" w:date="2026-07-21T15:44:02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清晰</w:t>
        </w:r>
      </w:ins>
      <w:ins w:id="387" w:author="你说你喜欢海、但你没说是地中海。" w:date="2026-07-21T15:44:09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、</w:t>
        </w:r>
      </w:ins>
      <w:ins w:id="388" w:author="你说你喜欢海、但你没说是地中海。" w:date="2026-07-21T15:44:24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可选项</w:t>
        </w:r>
      </w:ins>
      <w:ins w:id="389" w:author="你说你喜欢海、但你没说是地中海。" w:date="2026-07-21T15:44:28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是否</w:t>
        </w:r>
      </w:ins>
      <w:ins w:id="390" w:author="你说你喜欢海、但你没说是地中海。" w:date="2026-07-21T15:44:29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全面</w:t>
        </w:r>
      </w:ins>
      <w:ins w:id="391" w:author="你说你喜欢海、但你没说是地中海。" w:date="2026-07-21T15:44:30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、</w:t>
        </w:r>
      </w:ins>
      <w:ins w:id="392" w:author="你说你喜欢海、但你没说是地中海。" w:date="2026-07-21T15:45:14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功能是否</w:t>
        </w:r>
      </w:ins>
      <w:ins w:id="393" w:author="你说你喜欢海、但你没说是地中海。" w:date="2026-07-21T15:45:15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全面</w:t>
        </w:r>
      </w:ins>
    </w:p>
    <w:p w14:paraId="78F6DA3C">
      <w:pPr>
        <w:spacing w:before="60" w:after="60"/>
      </w:pPr>
    </w:p>
    <w:p w14:paraId="20A94AB7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用户评分系统</w:t>
      </w:r>
    </w:p>
    <w:p w14:paraId="00FE5AD0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每次使用后用户在小程序中对空间体验进行1-5分评分。低于4分自动触发整改流程，运营人员48小时内跟进处理。连续两次低于4分的空间暂停服务进行整改。</w:t>
      </w:r>
    </w:p>
    <w:p w14:paraId="78158E0F">
      <w:pPr>
        <w:spacing w:before="60" w:after="60"/>
      </w:pPr>
    </w:p>
    <w:p w14:paraId="4FA5777B">
      <w:pPr>
        <w:spacing w:before="200" w:after="100"/>
        <w:rPr>
          <w:ins w:id="394" w:author="你说你喜欢海、但你没说是地中海。" w:date="2026-07-20T13:49:26Z"/>
          <w:rFonts w:ascii="Arial" w:hAnsi="Arial" w:eastAsia="Arial" w:cs="Arial"/>
          <w:b/>
          <w:bCs/>
          <w:color w:val="2D7A5F"/>
          <w:sz w:val="22"/>
          <w:szCs w:val="22"/>
        </w:rPr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设备SLA（服务等级协议）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1562"/>
        <w:gridCol w:w="6021"/>
      </w:tblGrid>
      <w:tr w14:paraId="59114A80">
        <w:trPr>
          <w:trHeight w:val="454" w:hRule="exact"/>
          <w:ins w:id="395" w:author="你说你喜欢海、但你没说是地中海。" w:date="2026-07-20T13:49:41Z"/>
        </w:trPr>
        <w:tc>
          <w:tcPr>
            <w:tcW w:w="2045" w:type="dxa"/>
            <w:vAlign w:val="center"/>
          </w:tcPr>
          <w:p w14:paraId="7146C901">
            <w:pPr>
              <w:spacing w:before="0" w:after="0"/>
              <w:rPr>
                <w:ins w:id="396" w:author="你说你喜欢海、但你没说是地中海。" w:date="2026-07-20T13:49:41Z"/>
                <w:rFonts w:hint="eastAsia" w:ascii="Arial" w:hAnsi="Arial" w:eastAsia="宋体" w:cs="Arial"/>
                <w:b/>
                <w:bCs/>
                <w:color w:val="2D7A5F"/>
                <w:sz w:val="22"/>
                <w:szCs w:val="22"/>
                <w:vertAlign w:val="baseline"/>
                <w:lang w:val="en-US" w:eastAsia="zh-CN"/>
              </w:rPr>
            </w:pPr>
            <w:ins w:id="397" w:author="你说你喜欢海、但你没说是地中海。" w:date="2026-07-20T13:49:45Z">
              <w:r>
                <w:rPr>
                  <w:rFonts w:hint="eastAsia" w:ascii="Arial" w:hAnsi="Arial" w:eastAsia="宋体" w:cs="Arial"/>
                  <w:b/>
                  <w:bCs/>
                  <w:color w:val="2D7A5F"/>
                  <w:sz w:val="22"/>
                  <w:szCs w:val="22"/>
                  <w:vertAlign w:val="baseline"/>
                  <w:lang w:val="en-US" w:eastAsia="zh-CN"/>
                </w:rPr>
                <w:t>指标</w:t>
              </w:r>
            </w:ins>
          </w:p>
        </w:tc>
        <w:tc>
          <w:tcPr>
            <w:tcW w:w="1562" w:type="dxa"/>
            <w:vAlign w:val="center"/>
          </w:tcPr>
          <w:p w14:paraId="6178F6D8">
            <w:pPr>
              <w:spacing w:before="0" w:after="0"/>
              <w:rPr>
                <w:ins w:id="398" w:author="你说你喜欢海、但你没说是地中海。" w:date="2026-07-20T13:49:41Z"/>
                <w:rFonts w:hint="eastAsia" w:ascii="Arial" w:hAnsi="Arial" w:eastAsia="宋体" w:cs="Arial"/>
                <w:b/>
                <w:bCs/>
                <w:color w:val="2D7A5F"/>
                <w:sz w:val="22"/>
                <w:szCs w:val="22"/>
                <w:vertAlign w:val="baseline"/>
                <w:lang w:val="en-US" w:eastAsia="zh-CN"/>
              </w:rPr>
            </w:pPr>
            <w:ins w:id="399" w:author="你说你喜欢海、但你没说是地中海。" w:date="2026-07-20T13:49:49Z">
              <w:r>
                <w:rPr>
                  <w:rFonts w:hint="eastAsia" w:ascii="Arial" w:hAnsi="Arial" w:eastAsia="宋体" w:cs="Arial"/>
                  <w:b/>
                  <w:bCs/>
                  <w:color w:val="2D7A5F"/>
                  <w:sz w:val="22"/>
                  <w:szCs w:val="22"/>
                  <w:vertAlign w:val="baseline"/>
                  <w:lang w:val="en-US" w:eastAsia="zh-CN"/>
                </w:rPr>
                <w:t>标准</w:t>
              </w:r>
            </w:ins>
          </w:p>
        </w:tc>
        <w:tc>
          <w:tcPr>
            <w:tcW w:w="6021" w:type="dxa"/>
            <w:vAlign w:val="center"/>
          </w:tcPr>
          <w:p w14:paraId="34596771">
            <w:pPr>
              <w:spacing w:before="0" w:after="0"/>
              <w:rPr>
                <w:ins w:id="400" w:author="你说你喜欢海、但你没说是地中海。" w:date="2026-07-20T13:49:41Z"/>
                <w:rFonts w:hint="default" w:ascii="Arial" w:hAnsi="Arial" w:eastAsia="宋体" w:cs="Arial"/>
                <w:b/>
                <w:bCs/>
                <w:color w:val="2D7A5F"/>
                <w:sz w:val="22"/>
                <w:szCs w:val="22"/>
                <w:vertAlign w:val="baseline"/>
                <w:lang w:val="en-US" w:eastAsia="zh-CN"/>
              </w:rPr>
            </w:pPr>
            <w:ins w:id="401" w:author="你说你喜欢海、但你没说是地中海。" w:date="2026-07-20T13:50:02Z">
              <w:r>
                <w:rPr>
                  <w:rFonts w:hint="eastAsia" w:ascii="Arial" w:hAnsi="Arial" w:eastAsia="宋体" w:cs="Arial"/>
                  <w:b/>
                  <w:bCs/>
                  <w:color w:val="2D7A5F"/>
                  <w:sz w:val="22"/>
                  <w:szCs w:val="22"/>
                  <w:vertAlign w:val="baseline"/>
                  <w:lang w:val="en-US" w:eastAsia="zh-CN"/>
                </w:rPr>
                <w:t>响应</w:t>
              </w:r>
            </w:ins>
            <w:ins w:id="402" w:author="你说你喜欢海、但你没说是地中海。" w:date="2026-07-20T13:50:03Z">
              <w:r>
                <w:rPr>
                  <w:rFonts w:hint="eastAsia" w:ascii="Arial" w:hAnsi="Arial" w:eastAsia="宋体" w:cs="Arial"/>
                  <w:b/>
                  <w:bCs/>
                  <w:color w:val="2D7A5F"/>
                  <w:sz w:val="22"/>
                  <w:szCs w:val="22"/>
                  <w:vertAlign w:val="baseline"/>
                  <w:lang w:val="en-US" w:eastAsia="zh-CN"/>
                </w:rPr>
                <w:t>措施</w:t>
              </w:r>
            </w:ins>
          </w:p>
        </w:tc>
      </w:tr>
      <w:tr w14:paraId="75D3E3C6">
        <w:trPr>
          <w:trHeight w:val="454" w:hRule="exact"/>
          <w:ins w:id="403" w:author="你说你喜欢海、但你没说是地中海。" w:date="2026-07-20T13:49:41Z"/>
        </w:trPr>
        <w:tc>
          <w:tcPr>
            <w:tcW w:w="2045" w:type="dxa"/>
            <w:vAlign w:val="center"/>
          </w:tcPr>
          <w:p w14:paraId="24C8FAE3">
            <w:pPr>
              <w:spacing w:before="0" w:after="0"/>
              <w:rPr>
                <w:ins w:id="404" w:author="你说你喜欢海、但你没说是地中海。" w:date="2026-07-20T13:49:41Z"/>
                <w:rFonts w:ascii="Arial" w:hAnsi="Arial" w:eastAsia="Arial" w:cs="Arial"/>
                <w:b/>
                <w:bCs/>
                <w:color w:val="2D7A5F"/>
                <w:sz w:val="22"/>
                <w:szCs w:val="22"/>
                <w:vertAlign w:val="baseline"/>
              </w:rPr>
            </w:pPr>
            <w:ins w:id="405" w:author="你说你喜欢海、但你没说是地中海。" w:date="2026-07-20T13:50:1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故障响应时间</w:t>
              </w:r>
            </w:ins>
          </w:p>
        </w:tc>
        <w:tc>
          <w:tcPr>
            <w:tcW w:w="1562" w:type="dxa"/>
            <w:vAlign w:val="center"/>
          </w:tcPr>
          <w:p w14:paraId="2E904B76">
            <w:pPr>
              <w:spacing w:before="0" w:after="0"/>
              <w:rPr>
                <w:ins w:id="406" w:author="你说你喜欢海、但你没说是地中海。" w:date="2026-07-20T13:49:41Z"/>
                <w:rFonts w:hint="default" w:ascii="Arial" w:hAnsi="Arial" w:cs="Arial" w:eastAsiaTheme="minorEastAsia"/>
                <w:b/>
                <w:bCs/>
                <w:color w:val="2D7A5F"/>
                <w:sz w:val="22"/>
                <w:szCs w:val="22"/>
                <w:vertAlign w:val="baseline"/>
                <w:lang w:val="en-US" w:eastAsia="zh-CN"/>
              </w:rPr>
            </w:pPr>
            <w:ins w:id="407" w:author="你说你喜欢海、但你没说是地中海。" w:date="2026-07-21T15:46:4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1</w:t>
              </w:r>
            </w:ins>
            <w:ins w:id="408" w:author="你说你喜欢海、但你没说是地中海。" w:date="2026-07-21T15:46:4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5</w:t>
              </w:r>
            </w:ins>
            <w:ins w:id="409" w:author="你说你喜欢海、但你没说是地中海。" w:date="2026-07-21T15:47:02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分钟内</w:t>
              </w:r>
            </w:ins>
          </w:p>
        </w:tc>
        <w:tc>
          <w:tcPr>
            <w:tcW w:w="6021" w:type="dxa"/>
            <w:vAlign w:val="center"/>
          </w:tcPr>
          <w:p w14:paraId="1319C443">
            <w:pPr>
              <w:spacing w:before="0" w:after="0"/>
              <w:rPr>
                <w:ins w:id="410" w:author="你说你喜欢海、但你没说是地中海。" w:date="2026-07-20T13:49:41Z"/>
                <w:rFonts w:hint="default" w:ascii="Arial" w:hAnsi="Arial" w:cs="Arial" w:eastAsiaTheme="minorEastAsia"/>
                <w:b/>
                <w:bCs/>
                <w:color w:val="2D7A5F"/>
                <w:sz w:val="22"/>
                <w:szCs w:val="22"/>
                <w:vertAlign w:val="baseline"/>
                <w:lang w:val="en-US" w:eastAsia="zh-CN"/>
              </w:rPr>
            </w:pPr>
            <w:ins w:id="411" w:author="你说你喜欢海、但你没说是地中海。" w:date="2026-07-21T15:47:10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现场</w:t>
              </w:r>
            </w:ins>
            <w:ins w:id="412" w:author="你说你喜欢海、但你没说是地中海。" w:date="2026-07-21T15:47:1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工作</w:t>
              </w:r>
            </w:ins>
            <w:ins w:id="413" w:author="你说你喜欢海、但你没说是地中海。" w:date="2026-07-21T15:47:12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人员</w:t>
              </w:r>
            </w:ins>
            <w:ins w:id="414" w:author="你说你喜欢海、但你没说是地中海。" w:date="2026-07-21T15:47:1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协助</w:t>
              </w:r>
            </w:ins>
            <w:ins w:id="415" w:author="你说你喜欢海、但你没说是地中海。" w:date="2026-07-21T15:47:1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检查，</w:t>
              </w:r>
            </w:ins>
            <w:ins w:id="416" w:author="你说你喜欢海、但你没说是地中海。" w:date="2026-07-21T15:47:1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如</w:t>
              </w:r>
            </w:ins>
            <w:ins w:id="417" w:author="你说你喜欢海、但你没说是地中海。" w:date="2026-07-21T15:47:1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不能</w:t>
              </w:r>
            </w:ins>
            <w:ins w:id="418" w:author="你说你喜欢海、但你没说是地中海。" w:date="2026-07-21T15:47:1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立即</w:t>
              </w:r>
            </w:ins>
            <w:ins w:id="419" w:author="你说你喜欢海、但你没说是地中海。" w:date="2026-07-21T15:47:20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解决</w:t>
              </w:r>
            </w:ins>
            <w:ins w:id="420" w:author="你说你喜欢海、但你没说是地中海。" w:date="2026-07-21T15:47:3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更换</w:t>
              </w:r>
            </w:ins>
            <w:ins w:id="421" w:author="你说你喜欢海、但你没说是地中海。" w:date="2026-07-21T15:47:3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设备</w:t>
              </w:r>
            </w:ins>
            <w:ins w:id="422" w:author="你说你喜欢海、但你没说是地中海。" w:date="2026-07-21T15:47:3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进行</w:t>
              </w:r>
            </w:ins>
            <w:ins w:id="423" w:author="你说你喜欢海、但你没说是地中海。" w:date="2026-07-21T15:47:3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录制</w:t>
              </w:r>
            </w:ins>
          </w:p>
        </w:tc>
      </w:tr>
      <w:tr w14:paraId="538AA8F5">
        <w:trPr>
          <w:trHeight w:val="454" w:hRule="exact"/>
          <w:ins w:id="424" w:author="你说你喜欢海、但你没说是地中海。" w:date="2026-07-20T13:49:41Z"/>
        </w:trPr>
        <w:tc>
          <w:tcPr>
            <w:tcW w:w="2045" w:type="dxa"/>
            <w:vAlign w:val="center"/>
          </w:tcPr>
          <w:p w14:paraId="4B73971A">
            <w:pPr>
              <w:spacing w:before="0" w:after="0"/>
              <w:rPr>
                <w:ins w:id="425" w:author="你说你喜欢海、但你没说是地中海。" w:date="2026-07-20T13:49:41Z"/>
                <w:rFonts w:ascii="Arial" w:hAnsi="Arial" w:eastAsia="Arial" w:cs="Arial"/>
                <w:b/>
                <w:bCs/>
                <w:color w:val="2D7A5F"/>
                <w:sz w:val="22"/>
                <w:szCs w:val="22"/>
                <w:vertAlign w:val="baseline"/>
              </w:rPr>
            </w:pPr>
            <w:ins w:id="426" w:author="你说你喜欢海、但你没说是地中海。" w:date="2026-07-20T13:50:3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修复/更换时间</w:t>
              </w:r>
            </w:ins>
          </w:p>
        </w:tc>
        <w:tc>
          <w:tcPr>
            <w:tcW w:w="1562" w:type="dxa"/>
            <w:vAlign w:val="center"/>
          </w:tcPr>
          <w:p w14:paraId="1ACA6668">
            <w:pPr>
              <w:spacing w:before="0" w:after="0"/>
              <w:rPr>
                <w:ins w:id="427" w:author="你说你喜欢海、但你没说是地中海。" w:date="2026-07-20T13:49:41Z"/>
                <w:rFonts w:hint="default" w:ascii="Arial" w:hAnsi="Arial" w:eastAsia="宋体" w:cs="Arial"/>
                <w:b/>
                <w:bCs/>
                <w:color w:val="2D7A5F"/>
                <w:sz w:val="22"/>
                <w:szCs w:val="22"/>
                <w:vertAlign w:val="baseline"/>
                <w:lang w:val="en-US" w:eastAsia="zh-CN"/>
              </w:rPr>
            </w:pPr>
            <w:ins w:id="428" w:author="你说你喜欢海、但你没说是地中海。" w:date="2026-07-21T15:48:3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3-</w:t>
              </w:r>
            </w:ins>
            <w:ins w:id="429" w:author="你说你喜欢海、但你没说是地中海。" w:date="2026-07-21T15:48:3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4</w:t>
              </w:r>
            </w:ins>
            <w:ins w:id="430" w:author="你说你喜欢海、但你没说是地中海。" w:date="2026-07-21T15:48:3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个</w:t>
              </w:r>
            </w:ins>
            <w:ins w:id="431" w:author="你说你喜欢海、但你没说是地中海。" w:date="2026-07-21T15:48:40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工作日</w:t>
              </w:r>
            </w:ins>
          </w:p>
        </w:tc>
        <w:tc>
          <w:tcPr>
            <w:tcW w:w="6021" w:type="dxa"/>
            <w:vAlign w:val="center"/>
          </w:tcPr>
          <w:p w14:paraId="49CE7610">
            <w:pPr>
              <w:spacing w:before="0" w:after="0"/>
              <w:rPr>
                <w:ins w:id="432" w:author="你说你喜欢海、但你没说是地中海。" w:date="2026-07-20T13:49:41Z"/>
                <w:rFonts w:ascii="Arial" w:hAnsi="Arial" w:eastAsia="Arial" w:cs="Arial"/>
                <w:b/>
                <w:bCs/>
                <w:color w:val="2D7A5F"/>
                <w:sz w:val="22"/>
                <w:szCs w:val="22"/>
                <w:vertAlign w:val="baseline"/>
              </w:rPr>
            </w:pPr>
            <w:ins w:id="433" w:author="你说你喜欢海、但你没说是地中海。" w:date="2026-07-20T13:50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提供备用设备确保服务不中断</w:t>
              </w:r>
            </w:ins>
          </w:p>
        </w:tc>
      </w:tr>
      <w:tr w14:paraId="2D0E60A1">
        <w:trPr>
          <w:trHeight w:val="454" w:hRule="exact"/>
          <w:ins w:id="434" w:author="你说你喜欢海、但你没说是地中海。" w:date="2026-07-20T13:49:41Z"/>
        </w:trPr>
        <w:tc>
          <w:tcPr>
            <w:tcW w:w="2045" w:type="dxa"/>
            <w:vAlign w:val="center"/>
          </w:tcPr>
          <w:p w14:paraId="6649C114">
            <w:pPr>
              <w:spacing w:before="0" w:after="0"/>
              <w:rPr>
                <w:ins w:id="435" w:author="你说你喜欢海、但你没说是地中海。" w:date="2026-07-20T13:49:41Z"/>
                <w:rFonts w:ascii="Arial" w:hAnsi="Arial" w:eastAsia="Arial" w:cs="Arial"/>
                <w:b/>
                <w:bCs/>
                <w:color w:val="2D7A5F"/>
                <w:sz w:val="22"/>
                <w:szCs w:val="22"/>
                <w:vertAlign w:val="baseline"/>
              </w:rPr>
            </w:pPr>
            <w:ins w:id="436" w:author="你说你喜欢海、但你没说是地中海。" w:date="2026-07-20T13:50:4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设备检测频率</w:t>
              </w:r>
            </w:ins>
          </w:p>
        </w:tc>
        <w:tc>
          <w:tcPr>
            <w:tcW w:w="1562" w:type="dxa"/>
            <w:vAlign w:val="center"/>
          </w:tcPr>
          <w:p w14:paraId="74BDF58B">
            <w:pPr>
              <w:spacing w:before="0" w:after="0"/>
              <w:rPr>
                <w:ins w:id="437" w:author="你说你喜欢海、但你没说是地中海。" w:date="2026-07-20T13:49:41Z"/>
                <w:rFonts w:ascii="Arial" w:hAnsi="Arial" w:eastAsia="Arial" w:cs="Arial"/>
                <w:b/>
                <w:bCs/>
                <w:color w:val="2D7A5F"/>
                <w:sz w:val="22"/>
                <w:szCs w:val="22"/>
                <w:vertAlign w:val="baseline"/>
              </w:rPr>
            </w:pPr>
            <w:ins w:id="438" w:author="你说你喜欢海、但你没说是地中海。" w:date="2026-07-20T13:50:5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每周1次</w:t>
              </w:r>
            </w:ins>
          </w:p>
        </w:tc>
        <w:tc>
          <w:tcPr>
            <w:tcW w:w="6021" w:type="dxa"/>
            <w:vAlign w:val="center"/>
          </w:tcPr>
          <w:p w14:paraId="7E994104">
            <w:pPr>
              <w:spacing w:before="0" w:after="0"/>
              <w:rPr>
                <w:ins w:id="439" w:author="你说你喜欢海、但你没说是地中海。" w:date="2026-07-20T13:49:41Z"/>
                <w:rFonts w:ascii="Arial" w:hAnsi="Arial" w:eastAsia="Arial" w:cs="Arial"/>
                <w:b/>
                <w:bCs/>
                <w:color w:val="2D7A5F"/>
                <w:sz w:val="22"/>
                <w:szCs w:val="22"/>
                <w:vertAlign w:val="baseline"/>
              </w:rPr>
            </w:pPr>
            <w:ins w:id="440" w:author="你说你喜欢海、但你没说是地中海。" w:date="2026-07-20T13:50:5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常规检测+录音质量测试</w:t>
              </w:r>
            </w:ins>
          </w:p>
        </w:tc>
      </w:tr>
      <w:tr w14:paraId="58D628E9">
        <w:trPr>
          <w:trHeight w:val="454" w:hRule="exact"/>
          <w:ins w:id="441" w:author="你说你喜欢海、但你没说是地中海。" w:date="2026-07-20T13:49:41Z"/>
        </w:trPr>
        <w:tc>
          <w:tcPr>
            <w:tcW w:w="2045" w:type="dxa"/>
            <w:vAlign w:val="center"/>
          </w:tcPr>
          <w:p w14:paraId="0ED0B0D5">
            <w:pPr>
              <w:spacing w:before="0" w:after="0"/>
              <w:rPr>
                <w:ins w:id="442" w:author="你说你喜欢海、但你没说是地中海。" w:date="2026-07-20T13:49:41Z"/>
                <w:rFonts w:ascii="Arial" w:hAnsi="Arial" w:eastAsia="Arial" w:cs="Arial"/>
                <w:b/>
                <w:bCs/>
                <w:color w:val="2D7A5F"/>
                <w:sz w:val="22"/>
                <w:szCs w:val="22"/>
                <w:vertAlign w:val="baseline"/>
              </w:rPr>
            </w:pPr>
            <w:ins w:id="443" w:author="你说你喜欢海、但你没说是地中海。" w:date="2026-07-20T13:51:1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耗材更换</w:t>
              </w:r>
            </w:ins>
          </w:p>
        </w:tc>
        <w:tc>
          <w:tcPr>
            <w:tcW w:w="1562" w:type="dxa"/>
            <w:vAlign w:val="center"/>
          </w:tcPr>
          <w:p w14:paraId="4FD5DA45">
            <w:pPr>
              <w:spacing w:before="0" w:after="0"/>
              <w:rPr>
                <w:ins w:id="444" w:author="你说你喜欢海、但你没说是地中海。" w:date="2026-07-20T13:49:41Z"/>
                <w:rFonts w:hint="eastAsia" w:ascii="Arial" w:hAnsi="Arial" w:eastAsia="宋体" w:cs="Arial"/>
                <w:b/>
                <w:bCs/>
                <w:color w:val="2D7A5F"/>
                <w:sz w:val="22"/>
                <w:szCs w:val="22"/>
                <w:vertAlign w:val="baseline"/>
                <w:lang w:val="en-US" w:eastAsia="zh-CN"/>
              </w:rPr>
            </w:pPr>
            <w:ins w:id="445" w:author="你说你喜欢海、但你没说是地中海。" w:date="2026-07-21T15:49:41Z">
              <w:r>
                <w:rPr>
                  <w:rFonts w:hint="eastAsia" w:ascii="Arial" w:hAnsi="Arial" w:eastAsia="宋体" w:cs="Arial"/>
                  <w:b/>
                  <w:bCs/>
                  <w:color w:val="2D7A5F"/>
                  <w:sz w:val="22"/>
                  <w:szCs w:val="22"/>
                  <w:vertAlign w:val="baseline"/>
                  <w:lang w:val="en-US" w:eastAsia="zh-CN"/>
                </w:rPr>
                <w:t>一次性</w:t>
              </w:r>
            </w:ins>
          </w:p>
        </w:tc>
        <w:tc>
          <w:tcPr>
            <w:tcW w:w="6021" w:type="dxa"/>
            <w:vAlign w:val="center"/>
          </w:tcPr>
          <w:p w14:paraId="77D4F13F">
            <w:pPr>
              <w:spacing w:before="0" w:after="0"/>
              <w:rPr>
                <w:ins w:id="446" w:author="你说你喜欢海、但你没说是地中海。" w:date="2026-07-20T13:49:41Z"/>
                <w:rFonts w:hint="default" w:ascii="Arial" w:hAnsi="Arial" w:eastAsia="宋体" w:cs="Arial"/>
                <w:b/>
                <w:bCs/>
                <w:color w:val="2D7A5F"/>
                <w:sz w:val="22"/>
                <w:szCs w:val="22"/>
                <w:vertAlign w:val="baseline"/>
                <w:lang w:val="en-US" w:eastAsia="zh-CN"/>
              </w:rPr>
            </w:pPr>
            <w:ins w:id="447" w:author="你说你喜欢海、但你没说是地中海。" w:date="2026-07-20T13:51:3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耳机套, 防喷罩套</w:t>
              </w:r>
            </w:ins>
            <w:ins w:id="448" w:author="你说你喜欢海、但你没说是地中海。" w:date="2026-07-21T15:49:5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等</w:t>
              </w:r>
            </w:ins>
            <w:ins w:id="449" w:author="你说你喜欢海、但你没说是地中海。" w:date="2026-07-21T15:49:5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每次</w:t>
              </w:r>
            </w:ins>
            <w:ins w:id="450" w:author="你说你喜欢海、但你没说是地中海。" w:date="2026-07-21T15:50:02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更换</w:t>
              </w:r>
            </w:ins>
          </w:p>
        </w:tc>
      </w:tr>
    </w:tbl>
    <w:p w14:paraId="04FD1C85">
      <w:pPr>
        <w:spacing w:before="200" w:after="100"/>
        <w:rPr>
          <w:rFonts w:ascii="Arial" w:hAnsi="Arial" w:eastAsia="Arial" w:cs="Arial"/>
          <w:b/>
          <w:bCs/>
          <w:color w:val="2D7A5F"/>
          <w:sz w:val="22"/>
          <w:szCs w:val="22"/>
        </w:rPr>
      </w:pPr>
    </w:p>
    <w:p w14:paraId="426616AC">
      <w:pPr>
        <w:pStyle w:val="3"/>
        <w:spacing w:before="320" w:after="160"/>
        <w:rPr>
          <w:ins w:id="451" w:author="你说你喜欢海、但你没说是地中海。" w:date="2026-07-20T14:08:16Z"/>
          <w:rFonts w:ascii="Arial" w:hAnsi="Arial" w:eastAsia="Arial" w:cs="Arial"/>
          <w:b/>
          <w:bCs/>
          <w:color w:val="1B3A5C"/>
          <w:sz w:val="28"/>
          <w:szCs w:val="28"/>
        </w:rPr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1.9 常见问题FAQ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7"/>
        <w:gridCol w:w="6261"/>
      </w:tblGrid>
      <w:tr w14:paraId="522DD9BD">
        <w:trPr>
          <w:trHeight w:val="454" w:hRule="exact"/>
          <w:ins w:id="452" w:author="你说你喜欢海、但你没说是地中海。" w:date="2026-07-20T14:10:16Z"/>
        </w:trPr>
        <w:tc>
          <w:tcPr>
            <w:tcW w:w="3367" w:type="dxa"/>
            <w:vAlign w:val="center"/>
          </w:tcPr>
          <w:p w14:paraId="3682BEC1">
            <w:pPr>
              <w:jc w:val="center"/>
              <w:rPr>
                <w:ins w:id="453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454" w:author="你说你喜欢海、但你没说是地中海。" w:date="2026-07-20T14:10:26Z">
              <w:r>
                <w:rPr>
                  <w:rFonts w:ascii="Arial" w:hAnsi="Arial" w:eastAsia="Arial" w:cs="Arial"/>
                  <w:b/>
                  <w:bCs/>
                  <w:color w:val="FFFFFF"/>
                  <w:sz w:val="22"/>
                  <w:szCs w:val="22"/>
                </w:rPr>
                <w:t>问题</w:t>
              </w:r>
            </w:ins>
          </w:p>
        </w:tc>
        <w:tc>
          <w:tcPr>
            <w:tcW w:w="6261" w:type="dxa"/>
            <w:vAlign w:val="center"/>
          </w:tcPr>
          <w:p w14:paraId="39A5E9EE">
            <w:pPr>
              <w:jc w:val="center"/>
              <w:rPr>
                <w:ins w:id="455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456" w:author="你说你喜欢海、但你没说是地中海。" w:date="2026-07-20T14:10:35Z">
              <w:r>
                <w:rPr>
                  <w:rFonts w:ascii="Arial" w:hAnsi="Arial" w:eastAsia="Arial" w:cs="Arial"/>
                  <w:b/>
                  <w:bCs/>
                  <w:color w:val="FFFFFF"/>
                  <w:sz w:val="22"/>
                  <w:szCs w:val="22"/>
                </w:rPr>
                <w:t>解答</w:t>
              </w:r>
            </w:ins>
          </w:p>
        </w:tc>
      </w:tr>
      <w:tr w14:paraId="0A3C9C43">
        <w:trPr>
          <w:trHeight w:val="963" w:hRule="exact"/>
          <w:ins w:id="457" w:author="你说你喜欢海、但你没说是地中海。" w:date="2026-07-20T14:10:16Z"/>
        </w:trPr>
        <w:tc>
          <w:tcPr>
            <w:tcW w:w="3367" w:type="dxa"/>
            <w:vAlign w:val="center"/>
          </w:tcPr>
          <w:p w14:paraId="14024A64">
            <w:pPr>
              <w:rPr>
                <w:ins w:id="458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459" w:author="你说你喜欢海、但你没说是地中海。" w:date="2026-07-20T14:10:4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预约后可以改时间吗？</w:t>
              </w:r>
            </w:ins>
          </w:p>
        </w:tc>
        <w:tc>
          <w:tcPr>
            <w:tcW w:w="6261" w:type="dxa"/>
            <w:vAlign w:val="center"/>
          </w:tcPr>
          <w:p w14:paraId="099CCC3D">
            <w:pPr>
              <w:rPr>
                <w:ins w:id="460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461" w:author="你说你喜欢海、但你没说是地中海。" w:date="2026-07-20T14:10:5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可以。提前</w:t>
              </w:r>
            </w:ins>
            <w:ins w:id="462" w:author="你说你喜欢海、但你没说是地中海。" w:date="2026-07-21T15:50:3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2</w:t>
              </w:r>
            </w:ins>
            <w:ins w:id="463" w:author="你说你喜欢海、但你没说是地中海。" w:date="2026-07-20T14:10:5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4小时以上在小程序修改，不收费用。</w:t>
              </w:r>
            </w:ins>
            <w:ins w:id="464" w:author="你说你喜欢海、但你没说是地中海。" w:date="2026-07-21T15:50:4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2</w:t>
              </w:r>
            </w:ins>
            <w:ins w:id="465" w:author="你说你喜欢海、但你没说是地中海。" w:date="2026-07-20T14:10:5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4小时内修改</w:t>
              </w:r>
            </w:ins>
            <w:ins w:id="466" w:author="你说你喜欢海、但你没说是地中海。" w:date="2026-07-21T15:52:42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需</w:t>
              </w:r>
            </w:ins>
            <w:ins w:id="467" w:author="你说你喜欢海、但你没说是地中海。" w:date="2026-07-21T15:52:4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在</w:t>
              </w:r>
            </w:ins>
            <w:ins w:id="468" w:author="你说你喜欢海、但你没说是地中海。" w:date="2026-07-21T15:52:4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小程序</w:t>
              </w:r>
            </w:ins>
            <w:ins w:id="469" w:author="你说你喜欢海、但你没说是地中海。" w:date="2026-07-21T15:52:4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上</w:t>
              </w:r>
            </w:ins>
            <w:ins w:id="470" w:author="你说你喜欢海、但你没说是地中海。" w:date="2026-07-21T15:52:4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确认</w:t>
              </w:r>
            </w:ins>
            <w:ins w:id="471" w:author="你说你喜欢海、但你没说是地中海。" w:date="2026-07-21T15:52:5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有无</w:t>
              </w:r>
            </w:ins>
            <w:ins w:id="472" w:author="你说你喜欢海、但你没说是地中海。" w:date="2026-07-21T15:53:0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闲置</w:t>
              </w:r>
            </w:ins>
            <w:ins w:id="473" w:author="你说你喜欢海、但你没说是地中海。" w:date="2026-07-21T15:53:0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可预约</w:t>
              </w:r>
            </w:ins>
            <w:ins w:id="474" w:author="你说你喜欢海、但你没说是地中海。" w:date="2026-07-21T15:53:04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时间</w:t>
              </w:r>
            </w:ins>
            <w:ins w:id="475" w:author="你说你喜欢海、但你没说是地中海。" w:date="2026-07-21T15:53:10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，</w:t>
              </w:r>
            </w:ins>
            <w:ins w:id="476" w:author="你说你喜欢海、但你没说是地中海。" w:date="2026-07-21T15:53:12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如无，</w:t>
              </w:r>
            </w:ins>
            <w:ins w:id="477" w:author="你说你喜欢海、但你没说是地中海。" w:date="2026-07-21T15:53:1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需取消</w:t>
              </w:r>
            </w:ins>
            <w:ins w:id="478" w:author="你说你喜欢海、但你没说是地中海。" w:date="2026-07-21T15:53:1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本次</w:t>
              </w:r>
            </w:ins>
            <w:ins w:id="479" w:author="你说你喜欢海、但你没说是地中海。" w:date="2026-07-21T15:53:1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预约</w:t>
              </w:r>
            </w:ins>
            <w:ins w:id="480" w:author="你说你喜欢海、但你没说是地中海。" w:date="2026-07-20T14:10:5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。</w:t>
              </w:r>
            </w:ins>
          </w:p>
        </w:tc>
      </w:tr>
      <w:tr w14:paraId="160A0BFB">
        <w:trPr>
          <w:trHeight w:val="680" w:hRule="exact"/>
          <w:ins w:id="481" w:author="你说你喜欢海、但你没说是地中海。" w:date="2026-07-20T14:10:16Z"/>
        </w:trPr>
        <w:tc>
          <w:tcPr>
            <w:tcW w:w="3367" w:type="dxa"/>
            <w:vAlign w:val="center"/>
          </w:tcPr>
          <w:p w14:paraId="2269BF11">
            <w:pPr>
              <w:rPr>
                <w:ins w:id="482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483" w:author="你说你喜欢海、但你没说是地中海。" w:date="2026-07-20T14:11:0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录制中途设备故障怎么办？</w:t>
              </w:r>
            </w:ins>
          </w:p>
        </w:tc>
        <w:tc>
          <w:tcPr>
            <w:tcW w:w="6261" w:type="dxa"/>
            <w:vAlign w:val="center"/>
          </w:tcPr>
          <w:p w14:paraId="491F2C2A">
            <w:pPr>
              <w:rPr>
                <w:ins w:id="484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485" w:author="你说你喜欢海、但你没说是地中海。" w:date="2026-07-20T14:11:1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立即扫码联系运营人员，</w:t>
              </w:r>
            </w:ins>
            <w:ins w:id="486" w:author="你说你喜欢海、但你没说是地中海。" w:date="2026-07-21T15:53:4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1</w:t>
              </w:r>
            </w:ins>
            <w:ins w:id="487" w:author="你说你喜欢海、但你没说是地中海。" w:date="2026-07-21T15:53:44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5</w:t>
              </w:r>
            </w:ins>
            <w:ins w:id="488" w:author="你说你喜欢海、但你没说是地中海。" w:date="2026-07-21T15:53:4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分钟</w:t>
              </w:r>
            </w:ins>
            <w:ins w:id="489" w:author="你说你喜欢海、但你没说是地中海。" w:date="2026-07-20T14:11:1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内响应。故障时段不计费，可免费补录同等时长。</w:t>
              </w:r>
            </w:ins>
          </w:p>
        </w:tc>
      </w:tr>
      <w:tr w14:paraId="7BD1CB0A">
        <w:trPr>
          <w:trHeight w:val="764" w:hRule="exact"/>
          <w:ins w:id="490" w:author="你说你喜欢海、但你没说是地中海。" w:date="2026-07-20T14:10:16Z"/>
        </w:trPr>
        <w:tc>
          <w:tcPr>
            <w:tcW w:w="3367" w:type="dxa"/>
            <w:vAlign w:val="center"/>
          </w:tcPr>
          <w:p w14:paraId="5EEA7843">
            <w:pPr>
              <w:rPr>
                <w:ins w:id="491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492" w:author="你说你喜欢海、但你没说是地中海。" w:date="2026-07-20T14:11:2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可以自带设备吗？</w:t>
              </w:r>
            </w:ins>
          </w:p>
        </w:tc>
        <w:tc>
          <w:tcPr>
            <w:tcW w:w="6261" w:type="dxa"/>
            <w:vAlign w:val="center"/>
          </w:tcPr>
          <w:p w14:paraId="36B1B570">
            <w:pPr>
              <w:rPr>
                <w:ins w:id="493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494" w:author="你说你喜欢海、但你没说是地中海。" w:date="2026-07-20T14:11:2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可以，但需提前告知。自带设备录制</w:t>
              </w:r>
            </w:ins>
            <w:ins w:id="495" w:author="你说你喜欢海、但你没说是地中海。" w:date="2026-07-21T15:54:4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仍需</w:t>
              </w:r>
            </w:ins>
            <w:ins w:id="496" w:author="你说你喜欢海、但你没说是地中海。" w:date="2026-07-21T15:54:4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缴纳</w:t>
              </w:r>
            </w:ins>
            <w:ins w:id="497" w:author="你说你喜欢海、但你没说是地中海。" w:date="2026-07-20T14:11:2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空间</w:t>
              </w:r>
            </w:ins>
            <w:ins w:id="498" w:author="你说你喜欢海、但你没说是地中海。" w:date="2026-07-21T15:54:2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录制</w:t>
              </w:r>
            </w:ins>
            <w:ins w:id="499" w:author="你说你喜欢海、但你没说是地中海。" w:date="2026-07-20T14:11:2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使用费。联盟不提供自带设备的技术支持。</w:t>
              </w:r>
            </w:ins>
          </w:p>
        </w:tc>
      </w:tr>
      <w:tr w14:paraId="3A57EBCD">
        <w:trPr>
          <w:trHeight w:val="699" w:hRule="exact"/>
          <w:ins w:id="500" w:author="你说你喜欢海、但你没说是地中海。" w:date="2026-07-20T14:10:16Z"/>
        </w:trPr>
        <w:tc>
          <w:tcPr>
            <w:tcW w:w="3367" w:type="dxa"/>
            <w:vAlign w:val="center"/>
          </w:tcPr>
          <w:p w14:paraId="3924EE40">
            <w:pPr>
              <w:rPr>
                <w:ins w:id="501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502" w:author="你说你喜欢海、但你没说是地中海。" w:date="2026-07-20T14:11:3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录制文件保存在哪里？</w:t>
              </w:r>
            </w:ins>
          </w:p>
        </w:tc>
        <w:tc>
          <w:tcPr>
            <w:tcW w:w="6261" w:type="dxa"/>
            <w:vAlign w:val="center"/>
          </w:tcPr>
          <w:p w14:paraId="0DB76DEF">
            <w:pPr>
              <w:rPr>
                <w:ins w:id="503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504" w:author="你说你喜欢海、但你没说是地中海。" w:date="2026-07-20T14:11:3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录音文件自动上传至此刻Space云端，保留</w:t>
              </w:r>
            </w:ins>
            <w:ins w:id="505" w:author="你说你喜欢海、但你没说是地中海。" w:date="2026-07-21T15:56:0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3</w:t>
              </w:r>
            </w:ins>
            <w:ins w:id="506" w:author="你说你喜欢海、但你没说是地中海。" w:date="2026-07-20T14:11:3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0天。用户可随时下载。</w:t>
              </w:r>
            </w:ins>
          </w:p>
        </w:tc>
      </w:tr>
      <w:tr w14:paraId="5B20C24B">
        <w:trPr>
          <w:trHeight w:val="524" w:hRule="exact"/>
          <w:ins w:id="507" w:author="你说你喜欢海、但你没说是地中海。" w:date="2026-07-20T14:10:16Z"/>
        </w:trPr>
        <w:tc>
          <w:tcPr>
            <w:tcW w:w="3367" w:type="dxa"/>
            <w:vAlign w:val="center"/>
          </w:tcPr>
          <w:p w14:paraId="4B923144">
            <w:pPr>
              <w:rPr>
                <w:ins w:id="508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509" w:author="你说你喜欢海、但你没说是地中海。" w:date="2026-07-20T14:11:4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视频录制需要额外准备什么？</w:t>
              </w:r>
            </w:ins>
          </w:p>
        </w:tc>
        <w:tc>
          <w:tcPr>
            <w:tcW w:w="6261" w:type="dxa"/>
            <w:vAlign w:val="center"/>
          </w:tcPr>
          <w:p w14:paraId="4EAFEA84">
            <w:pPr>
              <w:rPr>
                <w:ins w:id="510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511" w:author="你说你喜欢海、但你没说是地中海。" w:date="2026-07-20T14:11:5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视频</w:t>
              </w:r>
            </w:ins>
            <w:ins w:id="512" w:author="你说你喜欢海、但你没说是地中海。" w:date="2026-07-21T15:56:5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录制</w:t>
              </w:r>
            </w:ins>
            <w:ins w:id="513" w:author="你说你喜欢海、但你没说是地中海。" w:date="2026-07-21T15:56:5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需</w:t>
              </w:r>
            </w:ins>
            <w:ins w:id="514" w:author="你说你喜欢海、但你没说是地中海。" w:date="2026-07-21T15:57:0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用户</w:t>
              </w:r>
            </w:ins>
            <w:ins w:id="515" w:author="你说你喜欢海、但你没说是地中海。" w:date="2026-07-21T15:57:0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自带</w:t>
              </w:r>
            </w:ins>
            <w:ins w:id="516" w:author="你说你喜欢海、但你没说是地中海。" w:date="2026-07-21T15:57:0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录制</w:t>
              </w:r>
            </w:ins>
            <w:ins w:id="517" w:author="你说你喜欢海、但你没说是地中海。" w:date="2026-07-21T15:57:0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设备</w:t>
              </w:r>
            </w:ins>
            <w:ins w:id="518" w:author="你说你喜欢海、但你没说是地中海。" w:date="2026-07-20T14:11:5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和补光灯。</w:t>
              </w:r>
            </w:ins>
          </w:p>
        </w:tc>
      </w:tr>
      <w:tr w14:paraId="5E78D76A">
        <w:trPr>
          <w:trHeight w:val="698" w:hRule="exact"/>
          <w:ins w:id="519" w:author="你说你喜欢海、但你没说是地中海。" w:date="2026-07-20T14:10:16Z"/>
        </w:trPr>
        <w:tc>
          <w:tcPr>
            <w:tcW w:w="3367" w:type="dxa"/>
            <w:vAlign w:val="center"/>
          </w:tcPr>
          <w:p w14:paraId="3668C8AD">
            <w:pPr>
              <w:rPr>
                <w:ins w:id="520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521" w:author="你说你喜欢海、但你没说是地中海。" w:date="2026-07-20T14:11:5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多人录制空间够大吗？</w:t>
              </w:r>
            </w:ins>
          </w:p>
        </w:tc>
        <w:tc>
          <w:tcPr>
            <w:tcW w:w="6261" w:type="dxa"/>
            <w:vAlign w:val="center"/>
          </w:tcPr>
          <w:p w14:paraId="1177F4FC">
            <w:pPr>
              <w:rPr>
                <w:ins w:id="522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523" w:author="你说你喜欢海、但你没说是地中海。" w:date="2026-07-20T14:12:0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标准空间支持2-3人，大型空间可容纳4-6人。预约时选择对应人数的空间类型。</w:t>
              </w:r>
            </w:ins>
          </w:p>
        </w:tc>
      </w:tr>
      <w:tr w14:paraId="76B86B65">
        <w:trPr>
          <w:trHeight w:val="698" w:hRule="exact"/>
          <w:ins w:id="524" w:author="你说你喜欢海、但你没说是地中海。" w:date="2026-07-20T14:10:16Z"/>
        </w:trPr>
        <w:tc>
          <w:tcPr>
            <w:tcW w:w="3367" w:type="dxa"/>
            <w:vAlign w:val="center"/>
          </w:tcPr>
          <w:p w14:paraId="3DA6C57A">
            <w:pPr>
              <w:rPr>
                <w:ins w:id="525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526" w:author="你说你喜欢海、但你没说是地中海。" w:date="2026-07-20T14:12:1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可以现场购买设备吗？,</w:t>
              </w:r>
            </w:ins>
          </w:p>
        </w:tc>
        <w:tc>
          <w:tcPr>
            <w:tcW w:w="6261" w:type="dxa"/>
            <w:vAlign w:val="center"/>
          </w:tcPr>
          <w:p w14:paraId="5C80B451">
            <w:pPr>
              <w:rPr>
                <w:ins w:id="527" w:author="你说你喜欢海、但你没说是地中海。" w:date="2026-07-20T14:10:1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528" w:author="你说你喜欢海、但你没说是地中海。" w:date="2026-07-20T14:12:2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可以。联盟与闪客等设备供应商合作，</w:t>
              </w:r>
              <w:commentRangeStart w:id="8"/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现场体验后可直接</w:t>
              </w:r>
            </w:ins>
            <w:ins w:id="529" w:author="你说你喜欢海、但你没说是地中海。" w:date="2026-07-21T15:57:5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小程序</w:t>
              </w:r>
            </w:ins>
            <w:ins w:id="530" w:author="你说你喜欢海、但你没说是地中海。" w:date="2026-07-21T15:57:5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扫码</w:t>
              </w:r>
            </w:ins>
            <w:ins w:id="531" w:author="你说你喜欢海、但你没说是地中海。" w:date="2026-07-20T14:12:2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下单购买，</w:t>
              </w:r>
              <w:commentRangeEnd w:id="8"/>
            </w:ins>
            <w:r>
              <w:commentReference w:id="8"/>
            </w:r>
            <w:ins w:id="532" w:author="你说你喜欢海、但你没说是地中海。" w:date="2026-07-20T14:12:2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享受联盟专属优惠价。</w:t>
              </w:r>
            </w:ins>
          </w:p>
        </w:tc>
      </w:tr>
      <w:tr w14:paraId="7FFFE04A">
        <w:trPr>
          <w:trHeight w:val="1058" w:hRule="exact"/>
          <w:ins w:id="533" w:author="你说你喜欢海、但你没说是地中海。" w:date="2026-07-20T14:12:25Z"/>
        </w:trPr>
        <w:tc>
          <w:tcPr>
            <w:tcW w:w="3367" w:type="dxa"/>
            <w:vAlign w:val="center"/>
          </w:tcPr>
          <w:p w14:paraId="6F9B884C">
            <w:pPr>
              <w:rPr>
                <w:ins w:id="534" w:author="你说你喜欢海、但你没说是地中海。" w:date="2026-07-20T14:12:25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535" w:author="你说你喜欢海、但你没说是地中海。" w:date="2026-07-20T14:12:3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会员优惠怎么使用？</w:t>
              </w:r>
            </w:ins>
          </w:p>
        </w:tc>
        <w:tc>
          <w:tcPr>
            <w:tcW w:w="6261" w:type="dxa"/>
            <w:vAlign w:val="center"/>
          </w:tcPr>
          <w:p w14:paraId="61D906EB">
            <w:pPr>
              <w:rPr>
                <w:ins w:id="536" w:author="你说你喜欢海、但你没说是地中海。" w:date="2026-07-20T14:42:52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537" w:author="你说你喜欢海、但你没说是地中海。" w:date="2026-07-20T14:12:4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年度会员（98元/年）自动享受</w:t>
              </w:r>
            </w:ins>
            <w:ins w:id="538" w:author="你说你喜欢海、但你没说是地中海。" w:date="2026-07-21T15:58:5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播客联盟</w:t>
              </w:r>
            </w:ins>
            <w:ins w:id="539" w:author="你说你喜欢海、但你没说是地中海。" w:date="2026-07-20T14:12:4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服务9折优惠，在小程序预约时自动扣减。</w:t>
              </w:r>
            </w:ins>
          </w:p>
          <w:p w14:paraId="2583A464">
            <w:pPr>
              <w:rPr>
                <w:ins w:id="540" w:author="你说你喜欢海、但你没说是地中海。" w:date="2026-07-20T14:12:25Z"/>
                <w:rFonts w:hint="default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</w:pPr>
            <w:ins w:id="541" w:author="你说你喜欢海、但你没说是地中海。" w:date="2026-07-20T14:42:59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具体</w:t>
              </w:r>
            </w:ins>
            <w:ins w:id="542" w:author="你说你喜欢海、但你没说是地中海。" w:date="2026-07-20T14:43:00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可</w:t>
              </w:r>
            </w:ins>
            <w:ins w:id="543" w:author="你说你喜欢海、但你没说是地中海。" w:date="2026-07-20T14:43:01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参看</w:t>
              </w:r>
            </w:ins>
            <w:ins w:id="544" w:author="你说你喜欢海、但你没说是地中海。" w:date="2026-07-20T14:43:38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4.2</w:t>
              </w:r>
            </w:ins>
            <w:ins w:id="545" w:author="你说你喜欢海、但你没说是地中海。" w:date="2026-07-20T14:43:40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《</w:t>
              </w:r>
            </w:ins>
            <w:ins w:id="546" w:author="你说你喜欢海、但你没说是地中海。" w:date="2026-07-20T14:43:42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会员</w:t>
              </w:r>
            </w:ins>
            <w:ins w:id="547" w:author="你说你喜欢海、但你没说是地中海。" w:date="2026-07-20T14:43:44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权益</w:t>
              </w:r>
            </w:ins>
            <w:ins w:id="548" w:author="你说你喜欢海、但你没说是地中海。" w:date="2026-07-20T14:43:45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详细</w:t>
              </w:r>
            </w:ins>
            <w:ins w:id="549" w:author="你说你喜欢海、但你没说是地中海。" w:date="2026-07-20T14:43:46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介绍</w:t>
              </w:r>
            </w:ins>
            <w:ins w:id="550" w:author="你说你喜欢海、但你没说是地中海。" w:date="2026-07-20T14:43:40Z">
              <w:r>
                <w:rPr>
                  <w:rFonts w:hint="eastAsia" w:ascii="Arial" w:hAnsi="Arial" w:eastAsia="宋体" w:cs="Arial"/>
                  <w:b w:val="0"/>
                  <w:bCs w:val="0"/>
                  <w:color w:val="0070C0"/>
                  <w:sz w:val="22"/>
                  <w:szCs w:val="22"/>
                  <w:lang w:val="en-US" w:eastAsia="zh-CN"/>
                </w:rPr>
                <w:t>》</w:t>
              </w:r>
            </w:ins>
          </w:p>
        </w:tc>
      </w:tr>
    </w:tbl>
    <w:p w14:paraId="72037B92">
      <w:pPr>
        <w:rPr>
          <w:ins w:id="551" w:author="你说你喜欢海、但你没说是地中海。" w:date="2026-07-20T14:08:23Z"/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335A40B2">
      <w:pPr>
        <w:rPr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5368BA7F">
      <w:pPr>
        <w:rPr>
          <w:ins w:id="552" w:author="你说你喜欢海、但你没说是地中海。" w:date="2026-07-20T14:24:13Z"/>
        </w:rPr>
      </w:pPr>
    </w:p>
    <w:p w14:paraId="40B1A399">
      <w:r>
        <w:br w:type="page"/>
      </w:r>
    </w:p>
    <w:p w14:paraId="4728B400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第二部分  🎧 播客后期制作</w:t>
      </w:r>
    </w:p>
    <w:p w14:paraId="16E9657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2.1 业务概述与价值</w:t>
      </w:r>
    </w:p>
    <w:p w14:paraId="18C8E532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播客后期制作是此刻Space的核心增值服务之一。大多数创作者缺乏音频编辑技能，外包成本高，这成为播客创作的一大痛点。此刻Space组建专业后期团队，提供从降噪、剪辑到混音、配乐、封面设计的全流程托管服务，让创作者专注于内容本身，作品呈现最佳质感。</w:t>
      </w:r>
    </w:p>
    <w:p w14:paraId="5FCA5711">
      <w:pPr>
        <w:spacing w:before="60" w:after="60"/>
      </w:pP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D7F4ABF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71E7AF">
            <w:pPr>
              <w:spacing w:before="40"/>
            </w:pPr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服务价值</w:t>
            </w:r>
          </w:p>
          <w:p w14:paraId="481E3492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专业降噪：消除环境噪音、空调声、键盘声等干扰</w:t>
            </w:r>
          </w:p>
          <w:p w14:paraId="58E797CE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精准剪辑：去除口误、停顿、重复内容，节奏更流畅</w:t>
            </w:r>
          </w:p>
          <w:p w14:paraId="7610A650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音乐配乐：片头片尾音乐、转场音效、背景氛围音</w:t>
            </w:r>
          </w:p>
          <w:p w14:paraId="44CAF408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音质优化：EQ均衡、压缩、限制器，声音更饱满</w:t>
            </w:r>
          </w:p>
        </w:tc>
      </w:tr>
    </w:tbl>
    <w:p w14:paraId="75770E92">
      <w:pPr>
        <w:spacing w:before="60" w:after="60"/>
      </w:pPr>
    </w:p>
    <w:p w14:paraId="3A22C9B8">
      <w:pPr>
        <w:pStyle w:val="3"/>
        <w:spacing w:before="320" w:after="160"/>
        <w:rPr>
          <w:highlight w:val="none"/>
        </w:rPr>
      </w:pPr>
      <w:commentRangeStart w:id="9"/>
      <w:r>
        <w:rPr>
          <w:rFonts w:ascii="Arial" w:hAnsi="Arial" w:eastAsia="Arial" w:cs="Arial"/>
          <w:b/>
          <w:bCs/>
          <w:color w:val="1B3A5C"/>
          <w:sz w:val="28"/>
          <w:szCs w:val="28"/>
          <w:highlight w:val="none"/>
        </w:rPr>
        <w:t xml:space="preserve">2.2 </w:t>
      </w:r>
      <w:r>
        <w:rPr>
          <w:rFonts w:ascii="Arial" w:hAnsi="Arial" w:eastAsia="Arial" w:cs="Arial"/>
          <w:b/>
          <w:bCs/>
          <w:color w:val="1B3A5C"/>
          <w:sz w:val="28"/>
          <w:szCs w:val="28"/>
          <w:highlight w:val="yellow"/>
        </w:rPr>
        <w:t>服务分级与定价</w:t>
      </w:r>
      <w:commentRangeEnd w:id="9"/>
      <w:r>
        <w:rPr>
          <w:highlight w:val="none"/>
        </w:rPr>
        <w:commentReference w:id="9"/>
      </w:r>
    </w:p>
    <w:p w14:paraId="0BF8FBC5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后期</w:t>
      </w:r>
      <w:ins w:id="553" w:author="你说你喜欢海、但你没说是地中海。" w:date="2026-07-20T19:07:43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音频</w:t>
        </w:r>
      </w:ins>
      <w:ins w:id="554" w:author="你说你喜欢海、但你没说是地中海。" w:date="2026-07-20T19:07:44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播客</w:t>
        </w:r>
      </w:ins>
      <w:r>
        <w:rPr>
          <w:rFonts w:ascii="Arial" w:hAnsi="Arial" w:eastAsia="Arial" w:cs="Arial"/>
          <w:color w:val="333333"/>
          <w:sz w:val="22"/>
          <w:szCs w:val="22"/>
        </w:rPr>
        <w:t>制作服务分为三个等级，满足不同创作者的需求和预算：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485"/>
        <w:gridCol w:w="1277"/>
        <w:gridCol w:w="3200"/>
        <w:gridCol w:w="1205"/>
        <w:gridCol w:w="1220"/>
      </w:tblGrid>
      <w:tr w14:paraId="48AD054D">
        <w:trPr>
          <w:trHeight w:val="454" w:hRule="exact"/>
          <w:ins w:id="555" w:author="你说你喜欢海、但你没说是地中海。" w:date="2026-07-20T19:00:57Z"/>
        </w:trPr>
        <w:tc>
          <w:tcPr>
            <w:tcW w:w="1241" w:type="dxa"/>
            <w:vAlign w:val="center"/>
          </w:tcPr>
          <w:p w14:paraId="10849E92">
            <w:pPr>
              <w:spacing w:before="60" w:after="60"/>
              <w:jc w:val="center"/>
              <w:rPr>
                <w:ins w:id="556" w:author="你说你喜欢海、但你没说是地中海。" w:date="2026-07-20T19:00:57Z"/>
                <w:rFonts w:hint="eastAsia" w:eastAsia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ins w:id="557" w:author="你说你喜欢海、但你没说是地中海。" w:date="2026-07-20T19:01:05Z">
              <w:r>
                <w:rPr>
                  <w:rFonts w:hint="eastAsia"/>
                  <w:b/>
                  <w:bCs/>
                  <w:sz w:val="22"/>
                  <w:szCs w:val="22"/>
                  <w:vertAlign w:val="baseline"/>
                  <w:lang w:val="en-US" w:eastAsia="zh-CN"/>
                </w:rPr>
                <w:t>服务等级</w:t>
              </w:r>
            </w:ins>
          </w:p>
        </w:tc>
        <w:tc>
          <w:tcPr>
            <w:tcW w:w="1485" w:type="dxa"/>
            <w:vAlign w:val="center"/>
          </w:tcPr>
          <w:p w14:paraId="147A311D">
            <w:pPr>
              <w:spacing w:before="60" w:after="60"/>
              <w:jc w:val="center"/>
              <w:rPr>
                <w:ins w:id="558" w:author="你说你喜欢海、但你没说是地中海。" w:date="2026-07-20T19:00:57Z"/>
                <w:rFonts w:hint="eastAsia" w:eastAsia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ins w:id="559" w:author="你说你喜欢海、但你没说是地中海。" w:date="2026-07-20T19:01:10Z">
              <w:r>
                <w:rPr>
                  <w:rFonts w:hint="eastAsia"/>
                  <w:b/>
                  <w:bCs/>
                  <w:sz w:val="22"/>
                  <w:szCs w:val="22"/>
                  <w:vertAlign w:val="baseline"/>
                  <w:lang w:val="en-US" w:eastAsia="zh-CN"/>
                </w:rPr>
                <w:t>适用场景</w:t>
              </w:r>
            </w:ins>
          </w:p>
        </w:tc>
        <w:tc>
          <w:tcPr>
            <w:tcW w:w="1277" w:type="dxa"/>
            <w:vAlign w:val="center"/>
          </w:tcPr>
          <w:p w14:paraId="2C8BFFBB">
            <w:pPr>
              <w:spacing w:before="60" w:after="60"/>
              <w:jc w:val="center"/>
              <w:rPr>
                <w:ins w:id="560" w:author="你说你喜欢海、但你没说是地中海。" w:date="2026-07-20T19:00:57Z"/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ins w:id="561" w:author="你说你喜欢海、但你没说是地中海。" w:date="2026-07-21T16:04:34Z">
              <w:r>
                <w:rPr>
                  <w:rFonts w:hint="eastAsia"/>
                  <w:b/>
                  <w:bCs/>
                  <w:sz w:val="22"/>
                  <w:szCs w:val="22"/>
                  <w:vertAlign w:val="baseline"/>
                  <w:lang w:val="en-US" w:eastAsia="zh-CN"/>
                </w:rPr>
                <w:t>单集</w:t>
              </w:r>
            </w:ins>
            <w:ins w:id="562" w:author="你说你喜欢海、但你没说是地中海。" w:date="2026-07-21T16:04:37Z">
              <w:r>
                <w:rPr>
                  <w:rFonts w:hint="eastAsia"/>
                  <w:b/>
                  <w:bCs/>
                  <w:sz w:val="22"/>
                  <w:szCs w:val="22"/>
                  <w:vertAlign w:val="baseline"/>
                  <w:lang w:val="en-US" w:eastAsia="zh-CN"/>
                </w:rPr>
                <w:t>时长</w:t>
              </w:r>
            </w:ins>
          </w:p>
        </w:tc>
        <w:tc>
          <w:tcPr>
            <w:tcW w:w="3200" w:type="dxa"/>
            <w:vAlign w:val="center"/>
          </w:tcPr>
          <w:p w14:paraId="1C7990FC">
            <w:pPr>
              <w:spacing w:before="60" w:after="60"/>
              <w:jc w:val="center"/>
              <w:rPr>
                <w:ins w:id="563" w:author="你说你喜欢海、但你没说是地中海。" w:date="2026-07-20T19:00:57Z"/>
                <w:rFonts w:hint="eastAsia" w:eastAsia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ins w:id="564" w:author="你说你喜欢海、但你没说是地中海。" w:date="2026-07-20T19:01:14Z">
              <w:r>
                <w:rPr>
                  <w:rFonts w:hint="eastAsia"/>
                  <w:b/>
                  <w:bCs/>
                  <w:sz w:val="22"/>
                  <w:szCs w:val="22"/>
                  <w:vertAlign w:val="baseline"/>
                  <w:lang w:val="en-US" w:eastAsia="zh-CN"/>
                </w:rPr>
                <w:t>包含服务</w:t>
              </w:r>
            </w:ins>
          </w:p>
        </w:tc>
        <w:tc>
          <w:tcPr>
            <w:tcW w:w="1205" w:type="dxa"/>
            <w:vAlign w:val="center"/>
          </w:tcPr>
          <w:p w14:paraId="62CA7128">
            <w:pPr>
              <w:spacing w:before="60" w:after="60"/>
              <w:jc w:val="center"/>
              <w:rPr>
                <w:ins w:id="565" w:author="你说你喜欢海、但你没说是地中海。" w:date="2026-07-20T19:00:57Z"/>
                <w:rFonts w:hint="default" w:eastAsia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ins w:id="566" w:author="你说你喜欢海、但你没说是地中海。" w:date="2026-07-20T19:01:17Z">
              <w:r>
                <w:rPr>
                  <w:rFonts w:hint="eastAsia"/>
                  <w:b/>
                  <w:bCs/>
                  <w:sz w:val="22"/>
                  <w:szCs w:val="22"/>
                  <w:vertAlign w:val="baseline"/>
                  <w:lang w:val="en-US" w:eastAsia="zh-CN"/>
                </w:rPr>
                <w:t>交付</w:t>
              </w:r>
            </w:ins>
            <w:ins w:id="567" w:author="你说你喜欢海、但你没说是地中海。" w:date="2026-07-20T19:01:22Z">
              <w:r>
                <w:rPr>
                  <w:rFonts w:hint="eastAsia"/>
                  <w:b/>
                  <w:bCs/>
                  <w:sz w:val="22"/>
                  <w:szCs w:val="22"/>
                  <w:vertAlign w:val="baseline"/>
                  <w:lang w:val="en-US" w:eastAsia="zh-CN"/>
                </w:rPr>
                <w:t>时长</w:t>
              </w:r>
            </w:ins>
          </w:p>
        </w:tc>
        <w:tc>
          <w:tcPr>
            <w:tcW w:w="1220" w:type="dxa"/>
            <w:vAlign w:val="center"/>
          </w:tcPr>
          <w:p w14:paraId="5405BD40">
            <w:pPr>
              <w:spacing w:before="60" w:after="60"/>
              <w:jc w:val="center"/>
              <w:rPr>
                <w:ins w:id="568" w:author="你说你喜欢海、但你没说是地中海。" w:date="2026-07-20T19:00:57Z"/>
                <w:rFonts w:hint="default" w:eastAsia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ins w:id="569" w:author="你说你喜欢海、但你没说是地中海。" w:date="2026-07-20T19:01:25Z">
              <w:r>
                <w:rPr>
                  <w:rFonts w:hint="eastAsia"/>
                  <w:b/>
                  <w:bCs/>
                  <w:sz w:val="22"/>
                  <w:szCs w:val="22"/>
                  <w:vertAlign w:val="baseline"/>
                  <w:lang w:val="en-US" w:eastAsia="zh-CN"/>
                </w:rPr>
                <w:t>参考</w:t>
              </w:r>
            </w:ins>
            <w:ins w:id="570" w:author="你说你喜欢海、但你没说是地中海。" w:date="2026-07-20T19:01:26Z">
              <w:r>
                <w:rPr>
                  <w:rFonts w:hint="eastAsia"/>
                  <w:b/>
                  <w:bCs/>
                  <w:sz w:val="22"/>
                  <w:szCs w:val="22"/>
                  <w:vertAlign w:val="baseline"/>
                  <w:lang w:val="en-US" w:eastAsia="zh-CN"/>
                </w:rPr>
                <w:t>定价</w:t>
              </w:r>
            </w:ins>
          </w:p>
        </w:tc>
      </w:tr>
      <w:tr w14:paraId="7A935A18">
        <w:trPr>
          <w:trHeight w:val="722" w:hRule="exact"/>
          <w:ins w:id="571" w:author="你说你喜欢海、但你没说是地中海。" w:date="2026-07-20T19:00:57Z"/>
        </w:trPr>
        <w:tc>
          <w:tcPr>
            <w:tcW w:w="1241" w:type="dxa"/>
            <w:vAlign w:val="center"/>
          </w:tcPr>
          <w:p w14:paraId="1165760F">
            <w:pPr>
              <w:spacing w:before="60" w:after="60"/>
              <w:rPr>
                <w:ins w:id="572" w:author="你说你喜欢海、但你没说是地中海。" w:date="2026-07-20T19:00:57Z"/>
                <w:vertAlign w:val="baseline"/>
              </w:rPr>
            </w:pPr>
            <w:ins w:id="573" w:author="你说你喜欢海、但你没说是地中海。" w:date="2026-07-20T19:01:3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基础版</w:t>
              </w:r>
            </w:ins>
          </w:p>
        </w:tc>
        <w:tc>
          <w:tcPr>
            <w:tcW w:w="1485" w:type="dxa"/>
            <w:vAlign w:val="center"/>
          </w:tcPr>
          <w:p w14:paraId="6627D46C">
            <w:pPr>
              <w:spacing w:before="60" w:after="60"/>
              <w:rPr>
                <w:ins w:id="574" w:author="你说你喜欢海、但你没说是地中海。" w:date="2026-07-20T19:00:57Z"/>
                <w:rFonts w:hint="default" w:eastAsia="宋体"/>
                <w:vertAlign w:val="baseline"/>
                <w:lang w:val="en-US" w:eastAsia="zh-CN"/>
              </w:rPr>
            </w:pPr>
            <w:ins w:id="575" w:author="你说你喜欢海、但你没说是地中海。" w:date="2026-07-20T19:01:3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个人</w:t>
              </w:r>
            </w:ins>
            <w:ins w:id="576" w:author="你说你喜欢海、但你没说是地中海。" w:date="2026-07-20T19:02:04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单口</w:t>
              </w:r>
            </w:ins>
          </w:p>
        </w:tc>
        <w:tc>
          <w:tcPr>
            <w:tcW w:w="1277" w:type="dxa"/>
            <w:vAlign w:val="center"/>
          </w:tcPr>
          <w:p w14:paraId="60402A64">
            <w:pPr>
              <w:spacing w:before="60" w:after="60"/>
              <w:rPr>
                <w:ins w:id="577" w:author="你说你喜欢海、但你没说是地中海。" w:date="2026-07-20T19:00:57Z"/>
                <w:rFonts w:hint="default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</w:pPr>
            <w:ins w:id="578" w:author="你说你喜欢海、但你没说是地中海。" w:date="2026-07-21T16:04:54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3</w:t>
              </w:r>
            </w:ins>
            <w:ins w:id="579" w:author="你说你喜欢海、但你没说是地中海。" w:date="2026-07-21T16:04:5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0-</w:t>
              </w:r>
            </w:ins>
            <w:ins w:id="580" w:author="你说你喜欢海、但你没说是地中海。" w:date="2026-07-21T16:04:5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45</w:t>
              </w:r>
            </w:ins>
            <w:ins w:id="581" w:author="你说你喜欢海、但你没说是地中海。" w:date="2026-07-21T16:04:5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分钟</w:t>
              </w:r>
            </w:ins>
          </w:p>
        </w:tc>
        <w:tc>
          <w:tcPr>
            <w:tcW w:w="3200" w:type="dxa"/>
            <w:vAlign w:val="center"/>
          </w:tcPr>
          <w:p w14:paraId="52EC7451">
            <w:pPr>
              <w:spacing w:before="60" w:after="60"/>
              <w:rPr>
                <w:ins w:id="582" w:author="你说你喜欢海、但你没说是地中海。" w:date="2026-07-20T19:00:57Z"/>
                <w:vertAlign w:val="baseline"/>
              </w:rPr>
            </w:pPr>
            <w:ins w:id="583" w:author="你说你喜欢海、但你没说是地中海。" w:date="2026-07-20T19:01:4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快速上线, 降噪+粗剪+片头片尾+基础配乐</w:t>
              </w:r>
            </w:ins>
          </w:p>
        </w:tc>
        <w:tc>
          <w:tcPr>
            <w:tcW w:w="1205" w:type="dxa"/>
            <w:vAlign w:val="center"/>
          </w:tcPr>
          <w:p w14:paraId="7812E998">
            <w:pPr>
              <w:spacing w:before="60" w:after="60"/>
              <w:rPr>
                <w:ins w:id="584" w:author="你说你喜欢海、但你没说是地中海。" w:date="2026-07-20T19:00:57Z"/>
                <w:rFonts w:hint="default" w:eastAsiaTheme="minorEastAsia"/>
                <w:vertAlign w:val="baseline"/>
                <w:lang w:val="en-US" w:eastAsia="zh-CN"/>
              </w:rPr>
            </w:pPr>
            <w:ins w:id="585" w:author="你说你喜欢海、但你没说是地中海。" w:date="2026-07-21T16:03:3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3-</w:t>
              </w:r>
            </w:ins>
            <w:ins w:id="586" w:author="你说你喜欢海、但你没说是地中海。" w:date="2026-07-21T16:03:40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5</w:t>
              </w:r>
            </w:ins>
            <w:ins w:id="587" w:author="你说你喜欢海、但你没说是地中海。" w:date="2026-07-21T16:03:42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天</w:t>
              </w:r>
            </w:ins>
          </w:p>
        </w:tc>
        <w:tc>
          <w:tcPr>
            <w:tcW w:w="1220" w:type="dxa"/>
            <w:vAlign w:val="center"/>
          </w:tcPr>
          <w:p w14:paraId="407C82AF">
            <w:pPr>
              <w:spacing w:before="60" w:after="60"/>
              <w:rPr>
                <w:ins w:id="588" w:author="你说你喜欢海、但你没说是地中海。" w:date="2026-07-20T19:00:57Z"/>
                <w:vertAlign w:val="baseline"/>
              </w:rPr>
            </w:pPr>
            <w:ins w:id="589" w:author="你说你喜欢海、但你没说是地中海。" w:date="2026-07-20T19:01:5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100-200元/期</w:t>
              </w:r>
            </w:ins>
          </w:p>
        </w:tc>
      </w:tr>
      <w:tr w14:paraId="1BE9BD41">
        <w:trPr>
          <w:trHeight w:val="726" w:hRule="exact"/>
          <w:ins w:id="590" w:author="你说你喜欢海、但你没说是地中海。" w:date="2026-07-20T19:00:57Z"/>
        </w:trPr>
        <w:tc>
          <w:tcPr>
            <w:tcW w:w="1241" w:type="dxa"/>
            <w:vAlign w:val="center"/>
          </w:tcPr>
          <w:p w14:paraId="7AD9BF1F">
            <w:pPr>
              <w:spacing w:before="60" w:after="60"/>
              <w:rPr>
                <w:ins w:id="591" w:author="你说你喜欢海、但你没说是地中海。" w:date="2026-07-20T19:00:57Z"/>
                <w:vertAlign w:val="baseline"/>
              </w:rPr>
            </w:pPr>
            <w:ins w:id="592" w:author="你说你喜欢海、但你没说是地中海。" w:date="2026-07-20T19:02:1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标准版</w:t>
              </w:r>
            </w:ins>
          </w:p>
        </w:tc>
        <w:tc>
          <w:tcPr>
            <w:tcW w:w="1485" w:type="dxa"/>
            <w:vAlign w:val="center"/>
          </w:tcPr>
          <w:p w14:paraId="03667D99">
            <w:pPr>
              <w:spacing w:before="60" w:after="60"/>
              <w:rPr>
                <w:ins w:id="593" w:author="你说你喜欢海、但你没说是地中海。" w:date="2026-07-20T19:00:57Z"/>
                <w:vertAlign w:val="baseline"/>
              </w:rPr>
            </w:pPr>
            <w:ins w:id="594" w:author="你说你喜欢海、但你没说是地中海。" w:date="2026-07-20T19:02:1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对话类、访谈类节目</w:t>
              </w:r>
            </w:ins>
          </w:p>
        </w:tc>
        <w:tc>
          <w:tcPr>
            <w:tcW w:w="1277" w:type="dxa"/>
            <w:vAlign w:val="center"/>
          </w:tcPr>
          <w:p w14:paraId="13311B26">
            <w:pPr>
              <w:spacing w:before="60" w:after="60"/>
              <w:rPr>
                <w:ins w:id="595" w:author="你说你喜欢海、但你没说是地中海。" w:date="2026-07-20T19:00:57Z"/>
                <w:rFonts w:hint="default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</w:pPr>
            <w:ins w:id="596" w:author="你说你喜欢海、但你没说是地中海。" w:date="2026-07-21T16:05:1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45-</w:t>
              </w:r>
            </w:ins>
            <w:ins w:id="597" w:author="你说你喜欢海、但你没说是地中海。" w:date="2026-07-21T16:05:1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60</w:t>
              </w:r>
            </w:ins>
            <w:ins w:id="598" w:author="你说你喜欢海、但你没说是地中海。" w:date="2026-07-21T16:05:2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分钟</w:t>
              </w:r>
            </w:ins>
          </w:p>
        </w:tc>
        <w:tc>
          <w:tcPr>
            <w:tcW w:w="3200" w:type="dxa"/>
            <w:vAlign w:val="center"/>
          </w:tcPr>
          <w:p w14:paraId="31D2A043">
            <w:pPr>
              <w:spacing w:before="60" w:after="60"/>
              <w:rPr>
                <w:ins w:id="599" w:author="你说你喜欢海、但你没说是地中海。" w:date="2026-07-20T19:00:57Z"/>
                <w:vertAlign w:val="baseline"/>
              </w:rPr>
            </w:pPr>
            <w:ins w:id="600" w:author="你说你喜欢海、但你没说是地中海。" w:date="2026-07-20T19:02:2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降噪+精剪+片头片尾+配乐+音质优化</w:t>
              </w:r>
            </w:ins>
          </w:p>
        </w:tc>
        <w:tc>
          <w:tcPr>
            <w:tcW w:w="1205" w:type="dxa"/>
            <w:vAlign w:val="center"/>
          </w:tcPr>
          <w:p w14:paraId="11394D56">
            <w:pPr>
              <w:spacing w:before="60" w:after="60"/>
              <w:rPr>
                <w:ins w:id="601" w:author="你说你喜欢海、但你没说是地中海。" w:date="2026-07-20T19:00:57Z"/>
                <w:rFonts w:hint="default" w:eastAsiaTheme="minorEastAsia"/>
                <w:vertAlign w:val="baseline"/>
                <w:lang w:val="en-US" w:eastAsia="zh-CN"/>
              </w:rPr>
            </w:pPr>
            <w:ins w:id="602" w:author="你说你喜欢海、但你没说是地中海。" w:date="2026-07-21T16:03:49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5</w:t>
              </w:r>
            </w:ins>
            <w:ins w:id="603" w:author="你说你喜欢海、但你没说是地中海。" w:date="2026-07-21T16:03:50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-7</w:t>
              </w:r>
            </w:ins>
            <w:ins w:id="604" w:author="你说你喜欢海、但你没说是地中海。" w:date="2026-07-21T16:03:51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天</w:t>
              </w:r>
            </w:ins>
          </w:p>
        </w:tc>
        <w:tc>
          <w:tcPr>
            <w:tcW w:w="1220" w:type="dxa"/>
            <w:vAlign w:val="center"/>
          </w:tcPr>
          <w:p w14:paraId="234B82FE">
            <w:pPr>
              <w:spacing w:before="60" w:after="60"/>
              <w:rPr>
                <w:ins w:id="605" w:author="你说你喜欢海、但你没说是地中海。" w:date="2026-07-20T19:00:57Z"/>
                <w:vertAlign w:val="baseline"/>
              </w:rPr>
            </w:pPr>
            <w:ins w:id="606" w:author="你说你喜欢海、但你没说是地中海。" w:date="2026-07-20T19:02:3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200-400元/期</w:t>
              </w:r>
            </w:ins>
          </w:p>
        </w:tc>
      </w:tr>
      <w:tr w14:paraId="5D3C4299">
        <w:trPr>
          <w:trHeight w:val="698" w:hRule="exact"/>
          <w:ins w:id="607" w:author="你说你喜欢海、但你没说是地中海。" w:date="2026-07-20T19:00:57Z"/>
        </w:trPr>
        <w:tc>
          <w:tcPr>
            <w:tcW w:w="1241" w:type="dxa"/>
            <w:vAlign w:val="center"/>
          </w:tcPr>
          <w:p w14:paraId="753FFD9C">
            <w:pPr>
              <w:spacing w:before="60" w:after="60"/>
              <w:rPr>
                <w:ins w:id="608" w:author="你说你喜欢海、但你没说是地中海。" w:date="2026-07-20T19:00:57Z"/>
                <w:vertAlign w:val="baseline"/>
              </w:rPr>
            </w:pPr>
            <w:ins w:id="609" w:author="你说你喜欢海、但你没说是地中海。" w:date="2026-07-20T19:02:3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精编版</w:t>
              </w:r>
            </w:ins>
          </w:p>
        </w:tc>
        <w:tc>
          <w:tcPr>
            <w:tcW w:w="1485" w:type="dxa"/>
            <w:vAlign w:val="center"/>
          </w:tcPr>
          <w:p w14:paraId="68574F74">
            <w:pPr>
              <w:spacing w:before="60" w:after="60"/>
              <w:rPr>
                <w:ins w:id="610" w:author="你说你喜欢海、但你没说是地中海。" w:date="2026-07-20T19:00:57Z"/>
                <w:vertAlign w:val="baseline"/>
              </w:rPr>
            </w:pPr>
            <w:ins w:id="611" w:author="你说你喜欢海、但你没说是地中海。" w:date="2026-07-20T19:02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品牌节目、商业合作</w:t>
              </w:r>
            </w:ins>
          </w:p>
        </w:tc>
        <w:tc>
          <w:tcPr>
            <w:tcW w:w="1277" w:type="dxa"/>
            <w:vAlign w:val="center"/>
          </w:tcPr>
          <w:p w14:paraId="603E6973">
            <w:pPr>
              <w:spacing w:before="60" w:after="60"/>
              <w:rPr>
                <w:ins w:id="612" w:author="你说你喜欢海、但你没说是地中海。" w:date="2026-07-20T19:00:57Z"/>
                <w:rFonts w:hint="default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</w:pPr>
            <w:ins w:id="613" w:author="你说你喜欢海、但你没说是地中海。" w:date="2026-07-21T16:05:2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60</w:t>
              </w:r>
            </w:ins>
            <w:ins w:id="614" w:author="你说你喜欢海、但你没说是地中海。" w:date="2026-07-21T16:05:2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-</w:t>
              </w:r>
            </w:ins>
            <w:ins w:id="615" w:author="你说你喜欢海、但你没说是地中海。" w:date="2026-07-21T16:05:2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90</w:t>
              </w:r>
            </w:ins>
            <w:ins w:id="616" w:author="你说你喜欢海、但你没说是地中海。" w:date="2026-07-21T16:05:30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分钟</w:t>
              </w:r>
            </w:ins>
          </w:p>
        </w:tc>
        <w:tc>
          <w:tcPr>
            <w:tcW w:w="3200" w:type="dxa"/>
            <w:vAlign w:val="center"/>
          </w:tcPr>
          <w:p w14:paraId="49149446">
            <w:pPr>
              <w:spacing w:before="60" w:after="60"/>
              <w:rPr>
                <w:ins w:id="617" w:author="你说你喜欢海、但你没说是地中海。" w:date="2026-07-20T19:00:57Z"/>
                <w:vertAlign w:val="baseline"/>
              </w:rPr>
            </w:pPr>
            <w:ins w:id="618" w:author="你说你喜欢海、但你没说是地中海。" w:date="2026-07-20T19:02:4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降噪+精剪+多轨混音+配乐+音质优化</w:t>
              </w:r>
            </w:ins>
          </w:p>
        </w:tc>
        <w:tc>
          <w:tcPr>
            <w:tcW w:w="1205" w:type="dxa"/>
            <w:vAlign w:val="center"/>
          </w:tcPr>
          <w:p w14:paraId="3CAED9AC">
            <w:pPr>
              <w:spacing w:before="60" w:after="60"/>
              <w:rPr>
                <w:ins w:id="619" w:author="你说你喜欢海、但你没说是地中海。" w:date="2026-07-20T19:00:57Z"/>
                <w:rFonts w:hint="default" w:eastAsiaTheme="minorEastAsia"/>
                <w:vertAlign w:val="baseline"/>
                <w:lang w:val="en-US" w:eastAsia="zh-CN"/>
              </w:rPr>
            </w:pPr>
            <w:ins w:id="620" w:author="你说你喜欢海、但你没说是地中海。" w:date="2026-07-21T16:03:5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7</w:t>
              </w:r>
            </w:ins>
            <w:ins w:id="621" w:author="你说你喜欢海、但你没说是地中海。" w:date="2026-07-21T16:03:5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-1</w:t>
              </w:r>
            </w:ins>
            <w:ins w:id="622" w:author="你说你喜欢海、但你没说是地中海。" w:date="2026-07-21T16:03:57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0</w:t>
              </w:r>
            </w:ins>
            <w:ins w:id="623" w:author="你说你喜欢海、但你没说是地中海。" w:date="2026-07-21T16:03:5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天</w:t>
              </w:r>
            </w:ins>
          </w:p>
        </w:tc>
        <w:tc>
          <w:tcPr>
            <w:tcW w:w="1220" w:type="dxa"/>
            <w:vAlign w:val="center"/>
          </w:tcPr>
          <w:p w14:paraId="7E072F9E">
            <w:pPr>
              <w:spacing w:before="60" w:after="60"/>
              <w:rPr>
                <w:ins w:id="624" w:author="你说你喜欢海、但你没说是地中海。" w:date="2026-07-20T19:00:57Z"/>
                <w:vertAlign w:val="baseline"/>
              </w:rPr>
            </w:pPr>
            <w:ins w:id="625" w:author="你说你喜欢海、但你没说是地中海。" w:date="2026-07-20T19:03:0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400-800元/期</w:t>
              </w:r>
            </w:ins>
          </w:p>
        </w:tc>
      </w:tr>
    </w:tbl>
    <w:p w14:paraId="56A14DD9">
      <w:pPr>
        <w:spacing w:before="60" w:after="60"/>
        <w:rPr>
          <w:ins w:id="626" w:author="你说你喜欢海、但你没说是地中海。" w:date="2026-07-20T19:00:47Z"/>
        </w:rPr>
      </w:pPr>
    </w:p>
    <w:p w14:paraId="1CB04DB5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注：以上为参考定价，具体根据节目时长、复杂度和交付要求协商确定。会员享受9折优惠。</w:t>
      </w:r>
    </w:p>
    <w:p w14:paraId="0498D9F5">
      <w:pPr>
        <w:spacing w:before="60" w:after="60"/>
        <w:rPr>
          <w:rFonts w:hint="default" w:eastAsiaTheme="minorEastAsia"/>
          <w:sz w:val="22"/>
          <w:szCs w:val="24"/>
          <w:lang w:val="en-US" w:eastAsia="zh-CN"/>
        </w:rPr>
      </w:pPr>
      <w:ins w:id="627" w:author="你说你喜欢海、但你没说是地中海。" w:date="2026-07-20T19:08:10Z">
        <w:r>
          <w:rPr>
            <w:rFonts w:hint="eastAsia"/>
            <w:sz w:val="22"/>
            <w:szCs w:val="24"/>
            <w:lang w:val="en-US" w:eastAsia="zh-CN"/>
          </w:rPr>
          <w:t>需</w:t>
        </w:r>
      </w:ins>
      <w:ins w:id="628" w:author="你说你喜欢海、但你没说是地中海。" w:date="2026-07-20T19:08:11Z">
        <w:r>
          <w:rPr>
            <w:rFonts w:hint="eastAsia"/>
            <w:sz w:val="22"/>
            <w:szCs w:val="24"/>
            <w:lang w:val="en-US" w:eastAsia="zh-CN"/>
          </w:rPr>
          <w:t>补充</w:t>
        </w:r>
      </w:ins>
      <w:ins w:id="629" w:author="你说你喜欢海、但你没说是地中海。" w:date="2026-07-20T19:08:13Z">
        <w:r>
          <w:rPr>
            <w:rFonts w:hint="eastAsia"/>
            <w:sz w:val="22"/>
            <w:szCs w:val="24"/>
            <w:lang w:val="en-US" w:eastAsia="zh-CN"/>
          </w:rPr>
          <w:t>后期</w:t>
        </w:r>
      </w:ins>
      <w:ins w:id="630" w:author="你说你喜欢海、但你没说是地中海。" w:date="2026-07-20T19:08:15Z">
        <w:r>
          <w:rPr>
            <w:rFonts w:hint="eastAsia"/>
            <w:sz w:val="22"/>
            <w:szCs w:val="24"/>
            <w:lang w:val="en-US" w:eastAsia="zh-CN"/>
          </w:rPr>
          <w:t>视频</w:t>
        </w:r>
      </w:ins>
      <w:ins w:id="631" w:author="你说你喜欢海、但你没说是地中海。" w:date="2026-07-20T19:08:31Z">
        <w:r>
          <w:rPr>
            <w:rFonts w:hint="eastAsia"/>
            <w:sz w:val="22"/>
            <w:szCs w:val="24"/>
            <w:lang w:val="en-US" w:eastAsia="zh-CN"/>
          </w:rPr>
          <w:t>播客</w:t>
        </w:r>
      </w:ins>
      <w:ins w:id="632" w:author="你说你喜欢海、但你没说是地中海。" w:date="2026-07-20T19:08:40Z">
        <w:r>
          <w:rPr>
            <w:rFonts w:hint="eastAsia"/>
            <w:sz w:val="22"/>
            <w:szCs w:val="24"/>
            <w:lang w:val="en-US" w:eastAsia="zh-CN"/>
          </w:rPr>
          <w:t>制作</w:t>
        </w:r>
      </w:ins>
      <w:ins w:id="633" w:author="你说你喜欢海、但你没说是地中海。" w:date="2026-07-20T19:08:41Z">
        <w:r>
          <w:rPr>
            <w:rFonts w:hint="eastAsia"/>
            <w:sz w:val="22"/>
            <w:szCs w:val="24"/>
            <w:lang w:val="en-US" w:eastAsia="zh-CN"/>
          </w:rPr>
          <w:t>服务</w:t>
        </w:r>
      </w:ins>
      <w:ins w:id="634" w:author="你说你喜欢海、但你没说是地中海。" w:date="2026-07-20T19:08:43Z">
        <w:r>
          <w:rPr>
            <w:rFonts w:hint="eastAsia"/>
            <w:sz w:val="22"/>
            <w:szCs w:val="24"/>
            <w:lang w:val="en-US" w:eastAsia="zh-CN"/>
          </w:rPr>
          <w:t>分级</w:t>
        </w:r>
      </w:ins>
      <w:ins w:id="635" w:author="你说你喜欢海、但你没说是地中海。" w:date="2026-07-20T19:08:46Z">
        <w:r>
          <w:rPr>
            <w:rFonts w:hint="eastAsia"/>
            <w:sz w:val="22"/>
            <w:szCs w:val="24"/>
            <w:lang w:val="en-US" w:eastAsia="zh-CN"/>
          </w:rPr>
          <w:t>与</w:t>
        </w:r>
      </w:ins>
      <w:ins w:id="636" w:author="你说你喜欢海、但你没说是地中海。" w:date="2026-07-20T19:08:48Z">
        <w:r>
          <w:rPr>
            <w:rFonts w:hint="eastAsia"/>
            <w:sz w:val="22"/>
            <w:szCs w:val="24"/>
            <w:lang w:val="en-US" w:eastAsia="zh-CN"/>
          </w:rPr>
          <w:t>定价</w:t>
        </w:r>
      </w:ins>
      <w:ins w:id="637" w:author="你说你喜欢海、但你没说是地中海。" w:date="2026-07-20T19:08:49Z">
        <w:r>
          <w:rPr>
            <w:rFonts w:hint="eastAsia"/>
            <w:sz w:val="22"/>
            <w:szCs w:val="24"/>
            <w:lang w:val="en-US" w:eastAsia="zh-CN"/>
          </w:rPr>
          <w:t>（</w:t>
        </w:r>
      </w:ins>
      <w:ins w:id="638" w:author="你说你喜欢海、但你没说是地中海。" w:date="2026-07-20T19:08:52Z">
        <w:r>
          <w:rPr>
            <w:rFonts w:hint="eastAsia"/>
            <w:sz w:val="22"/>
            <w:szCs w:val="24"/>
            <w:lang w:val="en-US" w:eastAsia="zh-CN"/>
          </w:rPr>
          <w:t>是否</w:t>
        </w:r>
      </w:ins>
      <w:ins w:id="639" w:author="你说你喜欢海、但你没说是地中海。" w:date="2026-07-20T19:08:53Z">
        <w:r>
          <w:rPr>
            <w:rFonts w:hint="eastAsia"/>
            <w:sz w:val="22"/>
            <w:szCs w:val="24"/>
            <w:lang w:val="en-US" w:eastAsia="zh-CN"/>
          </w:rPr>
          <w:t>可以</w:t>
        </w:r>
      </w:ins>
      <w:ins w:id="640" w:author="你说你喜欢海、但你没说是地中海。" w:date="2026-07-20T19:08:54Z">
        <w:r>
          <w:rPr>
            <w:rFonts w:hint="eastAsia"/>
            <w:sz w:val="22"/>
            <w:szCs w:val="24"/>
            <w:lang w:val="en-US" w:eastAsia="zh-CN"/>
          </w:rPr>
          <w:t>考虑</w:t>
        </w:r>
      </w:ins>
      <w:ins w:id="641" w:author="你说你喜欢海、但你没说是地中海。" w:date="2026-07-20T19:08:57Z">
        <w:r>
          <w:rPr>
            <w:rFonts w:hint="eastAsia"/>
            <w:sz w:val="22"/>
            <w:szCs w:val="24"/>
            <w:lang w:val="en-US" w:eastAsia="zh-CN"/>
          </w:rPr>
          <w:t>按</w:t>
        </w:r>
      </w:ins>
      <w:ins w:id="642" w:author="你说你喜欢海、但你没说是地中海。" w:date="2026-07-20T19:08:59Z">
        <w:r>
          <w:rPr>
            <w:rFonts w:hint="eastAsia"/>
            <w:sz w:val="22"/>
            <w:szCs w:val="24"/>
            <w:lang w:val="en-US" w:eastAsia="zh-CN"/>
          </w:rPr>
          <w:t>音频</w:t>
        </w:r>
      </w:ins>
      <w:ins w:id="643" w:author="你说你喜欢海、但你没说是地中海。" w:date="2026-07-20T19:09:01Z">
        <w:r>
          <w:rPr>
            <w:rFonts w:hint="eastAsia"/>
            <w:sz w:val="22"/>
            <w:szCs w:val="24"/>
            <w:lang w:val="en-US" w:eastAsia="zh-CN"/>
          </w:rPr>
          <w:t>定价</w:t>
        </w:r>
      </w:ins>
      <w:ins w:id="644" w:author="你说你喜欢海、但你没说是地中海。" w:date="2026-07-20T19:09:16Z">
        <w:r>
          <w:rPr>
            <w:rFonts w:hint="eastAsia"/>
            <w:sz w:val="22"/>
            <w:szCs w:val="24"/>
            <w:lang w:val="en-US" w:eastAsia="zh-CN"/>
          </w:rPr>
          <w:t>的</w:t>
        </w:r>
      </w:ins>
      <w:ins w:id="645" w:author="你说你喜欢海、但你没说是地中海。" w:date="2026-07-20T19:09:18Z">
        <w:r>
          <w:rPr>
            <w:rFonts w:hint="eastAsia"/>
            <w:sz w:val="22"/>
            <w:szCs w:val="24"/>
            <w:lang w:val="en-US" w:eastAsia="zh-CN"/>
          </w:rPr>
          <w:t>倍数</w:t>
        </w:r>
      </w:ins>
      <w:ins w:id="646" w:author="你说你喜欢海、但你没说是地中海。" w:date="2026-07-20T19:09:19Z">
        <w:r>
          <w:rPr>
            <w:rFonts w:hint="eastAsia"/>
            <w:sz w:val="22"/>
            <w:szCs w:val="24"/>
            <w:lang w:val="en-US" w:eastAsia="zh-CN"/>
          </w:rPr>
          <w:t>收取</w:t>
        </w:r>
      </w:ins>
      <w:ins w:id="647" w:author="你说你喜欢海、但你没说是地中海。" w:date="2026-07-20T19:09:28Z">
        <w:r>
          <w:rPr>
            <w:rFonts w:hint="eastAsia"/>
            <w:sz w:val="22"/>
            <w:szCs w:val="24"/>
            <w:lang w:val="en-US" w:eastAsia="zh-CN"/>
          </w:rPr>
          <w:t>，</w:t>
        </w:r>
      </w:ins>
      <w:ins w:id="648" w:author="你说你喜欢海、但你没说是地中海。" w:date="2026-07-20T19:09:29Z">
        <w:r>
          <w:rPr>
            <w:rFonts w:hint="eastAsia"/>
            <w:sz w:val="22"/>
            <w:szCs w:val="24"/>
            <w:lang w:val="en-US" w:eastAsia="zh-CN"/>
          </w:rPr>
          <w:t>如</w:t>
        </w:r>
      </w:ins>
      <w:ins w:id="649" w:author="你说你喜欢海、但你没说是地中海。" w:date="2026-07-20T19:09:30Z">
        <w:r>
          <w:rPr>
            <w:rFonts w:hint="eastAsia"/>
            <w:sz w:val="22"/>
            <w:szCs w:val="24"/>
            <w:lang w:val="en-US" w:eastAsia="zh-CN"/>
          </w:rPr>
          <w:t>2</w:t>
        </w:r>
      </w:ins>
      <w:ins w:id="650" w:author="你说你喜欢海、但你没说是地中海。" w:date="2026-07-20T19:09:36Z">
        <w:r>
          <w:rPr>
            <w:rFonts w:hint="eastAsia"/>
            <w:sz w:val="22"/>
            <w:szCs w:val="24"/>
            <w:lang w:val="en-US" w:eastAsia="zh-CN"/>
          </w:rPr>
          <w:t>倍</w:t>
        </w:r>
      </w:ins>
      <w:ins w:id="651" w:author="你说你喜欢海、但你没说是地中海。" w:date="2026-07-20T19:09:38Z">
        <w:r>
          <w:rPr>
            <w:rFonts w:hint="eastAsia"/>
            <w:sz w:val="22"/>
            <w:szCs w:val="24"/>
            <w:lang w:val="en-US" w:eastAsia="zh-CN"/>
          </w:rPr>
          <w:t>/</w:t>
        </w:r>
      </w:ins>
      <w:ins w:id="652" w:author="你说你喜欢海、但你没说是地中海。" w:date="2026-07-20T19:09:40Z">
        <w:r>
          <w:rPr>
            <w:rFonts w:hint="eastAsia"/>
            <w:sz w:val="22"/>
            <w:szCs w:val="24"/>
            <w:lang w:val="en-US" w:eastAsia="zh-CN"/>
          </w:rPr>
          <w:t>2</w:t>
        </w:r>
      </w:ins>
      <w:ins w:id="653" w:author="你说你喜欢海、但你没说是地中海。" w:date="2026-07-20T19:09:41Z">
        <w:r>
          <w:rPr>
            <w:rFonts w:hint="eastAsia"/>
            <w:sz w:val="22"/>
            <w:szCs w:val="24"/>
            <w:lang w:val="en-US" w:eastAsia="zh-CN"/>
          </w:rPr>
          <w:t>.5</w:t>
        </w:r>
      </w:ins>
      <w:ins w:id="654" w:author="你说你喜欢海、但你没说是地中海。" w:date="2026-07-20T19:09:43Z">
        <w:r>
          <w:rPr>
            <w:rFonts w:hint="eastAsia"/>
            <w:sz w:val="22"/>
            <w:szCs w:val="24"/>
            <w:lang w:val="en-US" w:eastAsia="zh-CN"/>
          </w:rPr>
          <w:t>倍</w:t>
        </w:r>
      </w:ins>
      <w:ins w:id="655" w:author="你说你喜欢海、但你没说是地中海。" w:date="2026-07-20T19:09:44Z">
        <w:r>
          <w:rPr>
            <w:rFonts w:hint="eastAsia"/>
            <w:sz w:val="22"/>
            <w:szCs w:val="24"/>
            <w:lang w:val="en-US" w:eastAsia="zh-CN"/>
          </w:rPr>
          <w:t>等</w:t>
        </w:r>
      </w:ins>
      <w:ins w:id="656" w:author="你说你喜欢海、但你没说是地中海。" w:date="2026-07-20T19:09:46Z">
        <w:r>
          <w:rPr>
            <w:rFonts w:hint="eastAsia"/>
            <w:sz w:val="22"/>
            <w:szCs w:val="24"/>
            <w:lang w:val="en-US" w:eastAsia="zh-CN"/>
          </w:rPr>
          <w:t>？</w:t>
        </w:r>
      </w:ins>
      <w:ins w:id="657" w:author="你说你喜欢海、但你没说是地中海。" w:date="2026-07-20T19:08:49Z">
        <w:r>
          <w:rPr>
            <w:rFonts w:hint="eastAsia"/>
            <w:sz w:val="22"/>
            <w:szCs w:val="24"/>
            <w:lang w:val="en-US" w:eastAsia="zh-CN"/>
          </w:rPr>
          <w:t>）</w:t>
        </w:r>
      </w:ins>
    </w:p>
    <w:p w14:paraId="0E51629B">
      <w:pPr>
        <w:pStyle w:val="3"/>
        <w:spacing w:before="320" w:after="160"/>
        <w:rPr>
          <w:ins w:id="658" w:author="你说你喜欢海、但你没说是地中海。" w:date="2026-07-20T19:10:37Z"/>
          <w:rFonts w:ascii="Arial" w:hAnsi="Arial" w:eastAsia="Arial" w:cs="Arial"/>
          <w:b/>
          <w:bCs/>
          <w:color w:val="1B3A5C"/>
          <w:sz w:val="28"/>
          <w:szCs w:val="28"/>
        </w:rPr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2.3 后期制作SOP流程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208"/>
        <w:gridCol w:w="6023"/>
        <w:gridCol w:w="1727"/>
      </w:tblGrid>
      <w:tr w14:paraId="608C60E5">
        <w:trPr>
          <w:ins w:id="659" w:author="你说你喜欢海、但你没说是地中海。" w:date="2026-07-20T19:11:03Z"/>
        </w:trPr>
        <w:tc>
          <w:tcPr>
            <w:tcW w:w="670" w:type="dxa"/>
          </w:tcPr>
          <w:p w14:paraId="39393244">
            <w:pPr>
              <w:jc w:val="center"/>
              <w:rPr>
                <w:ins w:id="660" w:author="你说你喜欢海、但你没说是地中海。" w:date="2026-07-20T19:11:03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661" w:author="你说你喜欢海、但你没说是地中海。" w:date="2026-07-20T19:11:07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步骤</w:t>
              </w:r>
            </w:ins>
          </w:p>
        </w:tc>
        <w:tc>
          <w:tcPr>
            <w:tcW w:w="1208" w:type="dxa"/>
          </w:tcPr>
          <w:p w14:paraId="6204B1AF">
            <w:pPr>
              <w:jc w:val="center"/>
              <w:rPr>
                <w:ins w:id="662" w:author="你说你喜欢海、但你没说是地中海。" w:date="2026-07-20T19:11:03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663" w:author="你说你喜欢海、但你没说是地中海。" w:date="2026-07-20T19:11:09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环节</w:t>
              </w:r>
            </w:ins>
          </w:p>
        </w:tc>
        <w:tc>
          <w:tcPr>
            <w:tcW w:w="6023" w:type="dxa"/>
          </w:tcPr>
          <w:p w14:paraId="3B7EF7F7">
            <w:pPr>
              <w:jc w:val="center"/>
              <w:rPr>
                <w:ins w:id="664" w:author="你说你喜欢海、但你没说是地中海。" w:date="2026-07-20T19:11:03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665" w:author="你说你喜欢海、但你没说是地中海。" w:date="2026-07-20T19:11:13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详细说明</w:t>
              </w:r>
            </w:ins>
          </w:p>
        </w:tc>
        <w:tc>
          <w:tcPr>
            <w:tcW w:w="1727" w:type="dxa"/>
          </w:tcPr>
          <w:p w14:paraId="3337493B">
            <w:pPr>
              <w:jc w:val="center"/>
              <w:rPr>
                <w:ins w:id="666" w:author="你说你喜欢海、但你没说是地中海。" w:date="2026-07-20T19:11:03Z"/>
                <w:rFonts w:hint="default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667" w:author="你说你喜欢海、但你没说是地中海。" w:date="2026-07-20T19:11:16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负责</w:t>
              </w:r>
            </w:ins>
            <w:ins w:id="668" w:author="你说你喜欢海、但你没说是地中海。" w:date="2026-07-20T19:11:19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角色</w:t>
              </w:r>
            </w:ins>
          </w:p>
        </w:tc>
      </w:tr>
      <w:tr w14:paraId="02DB4911">
        <w:trPr>
          <w:ins w:id="669" w:author="你说你喜欢海、但你没说是地中海。" w:date="2026-07-20T19:11:03Z"/>
        </w:trPr>
        <w:tc>
          <w:tcPr>
            <w:tcW w:w="670" w:type="dxa"/>
          </w:tcPr>
          <w:p w14:paraId="2457F886">
            <w:pPr>
              <w:jc w:val="center"/>
              <w:rPr>
                <w:ins w:id="670" w:author="你说你喜欢海、但你没说是地中海。" w:date="2026-07-20T19:11:03Z"/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671" w:author="你说你喜欢海、但你没说是地中海。" w:date="2026-07-20T19:15:49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1</w:t>
              </w:r>
            </w:ins>
          </w:p>
        </w:tc>
        <w:tc>
          <w:tcPr>
            <w:tcW w:w="1208" w:type="dxa"/>
          </w:tcPr>
          <w:p w14:paraId="081364B9">
            <w:pPr>
              <w:rPr>
                <w:ins w:id="672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673" w:author="你说你喜欢海、但你没说是地中海。" w:date="2026-07-20T19:11:52Z">
              <w:commentRangeStart w:id="10"/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需求确认</w:t>
              </w:r>
              <w:commentRangeEnd w:id="10"/>
            </w:ins>
            <w:r>
              <w:commentReference w:id="10"/>
            </w:r>
          </w:p>
        </w:tc>
        <w:tc>
          <w:tcPr>
            <w:tcW w:w="6023" w:type="dxa"/>
          </w:tcPr>
          <w:p w14:paraId="562CB4B2">
            <w:pPr>
              <w:rPr>
                <w:ins w:id="674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675" w:author="你说你喜欢海、但你没说是地中海。" w:date="2026-07-20T19:11:5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 xml:space="preserve"> 确认节目类型、时长、风格偏好、配乐方向、交付截止日期</w:t>
              </w:r>
            </w:ins>
          </w:p>
        </w:tc>
        <w:tc>
          <w:tcPr>
            <w:tcW w:w="1727" w:type="dxa"/>
          </w:tcPr>
          <w:p w14:paraId="4DE9B67A">
            <w:pPr>
              <w:rPr>
                <w:ins w:id="676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677" w:author="你说你喜欢海、但你没说是地中海。" w:date="2026-07-20T19:12:0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运营对接</w:t>
              </w:r>
            </w:ins>
          </w:p>
        </w:tc>
      </w:tr>
      <w:tr w14:paraId="2170EE95">
        <w:trPr>
          <w:ins w:id="678" w:author="你说你喜欢海、但你没说是地中海。" w:date="2026-07-20T19:11:03Z"/>
        </w:trPr>
        <w:tc>
          <w:tcPr>
            <w:tcW w:w="670" w:type="dxa"/>
          </w:tcPr>
          <w:p w14:paraId="4BBCC287">
            <w:pPr>
              <w:jc w:val="center"/>
              <w:rPr>
                <w:ins w:id="679" w:author="你说你喜欢海、但你没说是地中海。" w:date="2026-07-20T19:11:03Z"/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680" w:author="你说你喜欢海、但你没说是地中海。" w:date="2026-07-20T19:15:50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2</w:t>
              </w:r>
            </w:ins>
          </w:p>
        </w:tc>
        <w:tc>
          <w:tcPr>
            <w:tcW w:w="1208" w:type="dxa"/>
          </w:tcPr>
          <w:p w14:paraId="1730D06B">
            <w:pPr>
              <w:rPr>
                <w:ins w:id="681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682" w:author="你说你喜欢海、但你没说是地中海。" w:date="2026-07-20T19:12:1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素材接收</w:t>
              </w:r>
            </w:ins>
          </w:p>
        </w:tc>
        <w:tc>
          <w:tcPr>
            <w:tcW w:w="6023" w:type="dxa"/>
          </w:tcPr>
          <w:p w14:paraId="3A988FA4">
            <w:pPr>
              <w:rPr>
                <w:ins w:id="683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684" w:author="你说你喜欢海、但你没说是地中海。" w:date="2026-07-20T19:12:2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接收云端录音文件，检查文件完整性、音轨数量、录音质量</w:t>
              </w:r>
            </w:ins>
          </w:p>
        </w:tc>
        <w:tc>
          <w:tcPr>
            <w:tcW w:w="1727" w:type="dxa"/>
          </w:tcPr>
          <w:p w14:paraId="2ECCCDB5">
            <w:pPr>
              <w:rPr>
                <w:ins w:id="685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686" w:author="你说你喜欢海、但你没说是地中海。" w:date="2026-07-20T19:12:3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后期工程师</w:t>
              </w:r>
            </w:ins>
          </w:p>
        </w:tc>
      </w:tr>
      <w:tr w14:paraId="5B18AAA1">
        <w:trPr>
          <w:ins w:id="687" w:author="你说你喜欢海、但你没说是地中海。" w:date="2026-07-20T19:11:03Z"/>
        </w:trPr>
        <w:tc>
          <w:tcPr>
            <w:tcW w:w="670" w:type="dxa"/>
          </w:tcPr>
          <w:p w14:paraId="1C7E6B6E">
            <w:pPr>
              <w:jc w:val="center"/>
              <w:rPr>
                <w:ins w:id="688" w:author="你说你喜欢海、但你没说是地中海。" w:date="2026-07-20T19:11:03Z"/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689" w:author="你说你喜欢海、但你没说是地中海。" w:date="2026-07-20T19:15:50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3</w:t>
              </w:r>
            </w:ins>
          </w:p>
        </w:tc>
        <w:tc>
          <w:tcPr>
            <w:tcW w:w="1208" w:type="dxa"/>
          </w:tcPr>
          <w:p w14:paraId="6CD9F8FD">
            <w:pPr>
              <w:rPr>
                <w:ins w:id="690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691" w:author="你说你喜欢海、但你没说是地中海。" w:date="2026-07-20T19:12:3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降噪处理</w:t>
              </w:r>
            </w:ins>
          </w:p>
        </w:tc>
        <w:tc>
          <w:tcPr>
            <w:tcW w:w="6023" w:type="dxa"/>
          </w:tcPr>
          <w:p w14:paraId="6049BB7E">
            <w:pPr>
              <w:rPr>
                <w:ins w:id="692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693" w:author="你说你喜欢海、但你没说是地中海。" w:date="2026-07-20T19:12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使用专业降噪工具消除环境噪音、电流声、键盘声等</w:t>
              </w:r>
            </w:ins>
          </w:p>
        </w:tc>
        <w:tc>
          <w:tcPr>
            <w:tcW w:w="1727" w:type="dxa"/>
          </w:tcPr>
          <w:p w14:paraId="629E34E4">
            <w:pPr>
              <w:rPr>
                <w:ins w:id="694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695" w:author="你说你喜欢海、但你没说是地中海。" w:date="2026-07-20T19:12:4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后期工程师</w:t>
              </w:r>
            </w:ins>
          </w:p>
        </w:tc>
      </w:tr>
      <w:tr w14:paraId="05788888">
        <w:trPr>
          <w:ins w:id="696" w:author="你说你喜欢海、但你没说是地中海。" w:date="2026-07-20T19:11:03Z"/>
        </w:trPr>
        <w:tc>
          <w:tcPr>
            <w:tcW w:w="670" w:type="dxa"/>
          </w:tcPr>
          <w:p w14:paraId="6485C46F">
            <w:pPr>
              <w:jc w:val="center"/>
              <w:rPr>
                <w:ins w:id="697" w:author="你说你喜欢海、但你没说是地中海。" w:date="2026-07-20T19:11:03Z"/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698" w:author="你说你喜欢海、但你没说是地中海。" w:date="2026-07-20T19:15:53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4</w:t>
              </w:r>
            </w:ins>
          </w:p>
        </w:tc>
        <w:tc>
          <w:tcPr>
            <w:tcW w:w="1208" w:type="dxa"/>
          </w:tcPr>
          <w:p w14:paraId="4DCE7E63">
            <w:pPr>
              <w:rPr>
                <w:ins w:id="699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00" w:author="你说你喜欢海、但你没说是地中海。" w:date="2026-07-20T19:12:5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内容剪辑</w:t>
              </w:r>
            </w:ins>
          </w:p>
        </w:tc>
        <w:tc>
          <w:tcPr>
            <w:tcW w:w="6023" w:type="dxa"/>
          </w:tcPr>
          <w:p w14:paraId="2B975454">
            <w:pPr>
              <w:rPr>
                <w:ins w:id="701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02" w:author="你说你喜欢海、但你没说是地中海。" w:date="2026-07-20T19:12:5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去除口误、长停顿、重复内容，保留核心内容，优化节奏</w:t>
              </w:r>
            </w:ins>
          </w:p>
        </w:tc>
        <w:tc>
          <w:tcPr>
            <w:tcW w:w="1727" w:type="dxa"/>
          </w:tcPr>
          <w:p w14:paraId="3F8CE9E0">
            <w:pPr>
              <w:rPr>
                <w:ins w:id="703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04" w:author="你说你喜欢海、但你没说是地中海。" w:date="2026-07-20T19:13:0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后期工程师</w:t>
              </w:r>
            </w:ins>
          </w:p>
        </w:tc>
      </w:tr>
      <w:tr w14:paraId="44AF821C">
        <w:trPr>
          <w:ins w:id="705" w:author="你说你喜欢海、但你没说是地中海。" w:date="2026-07-20T19:11:03Z"/>
        </w:trPr>
        <w:tc>
          <w:tcPr>
            <w:tcW w:w="670" w:type="dxa"/>
          </w:tcPr>
          <w:p w14:paraId="24E31C2B">
            <w:pPr>
              <w:jc w:val="center"/>
              <w:rPr>
                <w:ins w:id="706" w:author="你说你喜欢海、但你没说是地中海。" w:date="2026-07-20T19:11:03Z"/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707" w:author="你说你喜欢海、但你没说是地中海。" w:date="2026-07-20T19:15:54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5</w:t>
              </w:r>
            </w:ins>
          </w:p>
        </w:tc>
        <w:tc>
          <w:tcPr>
            <w:tcW w:w="1208" w:type="dxa"/>
          </w:tcPr>
          <w:p w14:paraId="36868AD3">
            <w:pPr>
              <w:rPr>
                <w:ins w:id="708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09" w:author="你说你喜欢海、但你没说是地中海。" w:date="2026-07-20T19:13:0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音质优化</w:t>
              </w:r>
            </w:ins>
          </w:p>
        </w:tc>
        <w:tc>
          <w:tcPr>
            <w:tcW w:w="6023" w:type="dxa"/>
          </w:tcPr>
          <w:p w14:paraId="5ACBD764">
            <w:pPr>
              <w:rPr>
                <w:ins w:id="710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11" w:author="你说你喜欢海、但你没说是地中海。" w:date="2026-07-20T19:13:1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EQ均衡调整频响，压缩器控制动态范围，限制器防止爆音</w:t>
              </w:r>
            </w:ins>
          </w:p>
        </w:tc>
        <w:tc>
          <w:tcPr>
            <w:tcW w:w="1727" w:type="dxa"/>
          </w:tcPr>
          <w:p w14:paraId="2647BB5A">
            <w:pPr>
              <w:rPr>
                <w:ins w:id="712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13" w:author="你说你喜欢海、但你没说是地中海。" w:date="2026-07-20T19:13:1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后期工程师</w:t>
              </w:r>
            </w:ins>
          </w:p>
        </w:tc>
      </w:tr>
      <w:tr w14:paraId="07A6B448">
        <w:trPr>
          <w:ins w:id="714" w:author="你说你喜欢海、但你没说是地中海。" w:date="2026-07-20T19:11:03Z"/>
        </w:trPr>
        <w:tc>
          <w:tcPr>
            <w:tcW w:w="670" w:type="dxa"/>
          </w:tcPr>
          <w:p w14:paraId="2BBD6EA5">
            <w:pPr>
              <w:jc w:val="center"/>
              <w:rPr>
                <w:ins w:id="715" w:author="你说你喜欢海、但你没说是地中海。" w:date="2026-07-20T19:11:03Z"/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716" w:author="你说你喜欢海、但你没说是地中海。" w:date="2026-07-20T19:15:55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6</w:t>
              </w:r>
            </w:ins>
          </w:p>
        </w:tc>
        <w:tc>
          <w:tcPr>
            <w:tcW w:w="1208" w:type="dxa"/>
          </w:tcPr>
          <w:p w14:paraId="1B749FA1">
            <w:pPr>
              <w:rPr>
                <w:ins w:id="717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18" w:author="你说你喜欢海、但你没说是地中海。" w:date="2026-07-20T19:13:2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配乐混音</w:t>
              </w:r>
            </w:ins>
          </w:p>
        </w:tc>
        <w:tc>
          <w:tcPr>
            <w:tcW w:w="6023" w:type="dxa"/>
          </w:tcPr>
          <w:p w14:paraId="1026760F">
            <w:pPr>
              <w:rPr>
                <w:ins w:id="719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20" w:author="你说你喜欢海、但你没说是地中海。" w:date="2026-07-20T19:13:3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添加片头片尾音乐、转场音效、背景氛围音，多轨混音</w:t>
              </w:r>
            </w:ins>
          </w:p>
        </w:tc>
        <w:tc>
          <w:tcPr>
            <w:tcW w:w="1727" w:type="dxa"/>
          </w:tcPr>
          <w:p w14:paraId="6FF990C6">
            <w:pPr>
              <w:rPr>
                <w:ins w:id="721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22" w:author="你说你喜欢海、但你没说是地中海。" w:date="2026-07-20T19:13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后期工程师</w:t>
              </w:r>
            </w:ins>
          </w:p>
        </w:tc>
      </w:tr>
      <w:tr w14:paraId="181E86A0">
        <w:trPr>
          <w:trHeight w:val="299" w:hRule="atLeast"/>
          <w:ins w:id="723" w:author="你说你喜欢海、但你没说是地中海。" w:date="2026-07-20T19:11:03Z"/>
        </w:trPr>
        <w:tc>
          <w:tcPr>
            <w:tcW w:w="670" w:type="dxa"/>
          </w:tcPr>
          <w:p w14:paraId="5A7F6F33">
            <w:pPr>
              <w:jc w:val="center"/>
              <w:rPr>
                <w:ins w:id="724" w:author="你说你喜欢海、但你没说是地中海。" w:date="2026-07-20T19:11:03Z"/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725" w:author="你说你喜欢海、但你没说是地中海。" w:date="2026-07-20T19:15:56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7</w:t>
              </w:r>
            </w:ins>
          </w:p>
        </w:tc>
        <w:tc>
          <w:tcPr>
            <w:tcW w:w="1208" w:type="dxa"/>
          </w:tcPr>
          <w:p w14:paraId="40493667">
            <w:pPr>
              <w:rPr>
                <w:ins w:id="726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27" w:author="你说你喜欢海、但你没说是地中海。" w:date="2026-07-20T19:13:47Z">
              <w:commentRangeStart w:id="11"/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封面设计</w:t>
              </w:r>
              <w:commentRangeEnd w:id="11"/>
            </w:ins>
            <w:r>
              <w:commentReference w:id="11"/>
            </w:r>
          </w:p>
        </w:tc>
        <w:tc>
          <w:tcPr>
            <w:tcW w:w="6023" w:type="dxa"/>
          </w:tcPr>
          <w:p w14:paraId="0469AC49">
            <w:pPr>
              <w:rPr>
                <w:ins w:id="728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29" w:author="你说你喜欢海、但你没说是地中海。" w:date="2026-07-20T19:13:5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根据节目主题设计播客封面（标准版及以上包含）</w:t>
              </w:r>
            </w:ins>
          </w:p>
        </w:tc>
        <w:tc>
          <w:tcPr>
            <w:tcW w:w="1727" w:type="dxa"/>
          </w:tcPr>
          <w:p w14:paraId="729C4E31">
            <w:pPr>
              <w:rPr>
                <w:ins w:id="730" w:author="你说你喜欢海、但你没说是地中海。" w:date="2026-07-20T19:11:03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731" w:author="你说你喜欢海、但你没说是地中海。" w:date="2026-07-20T19:13:5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设计师</w:t>
              </w:r>
            </w:ins>
          </w:p>
        </w:tc>
      </w:tr>
      <w:tr w14:paraId="59C3AA5D">
        <w:trPr>
          <w:ins w:id="732" w:author="你说你喜欢海、但你没说是地中海。" w:date="2026-07-20T19:14:01Z"/>
        </w:trPr>
        <w:tc>
          <w:tcPr>
            <w:tcW w:w="670" w:type="dxa"/>
          </w:tcPr>
          <w:p w14:paraId="0A2493E7">
            <w:pPr>
              <w:jc w:val="center"/>
              <w:rPr>
                <w:ins w:id="733" w:author="你说你喜欢海、但你没说是地中海。" w:date="2026-07-20T19:14:01Z"/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734" w:author="你说你喜欢海、但你没说是地中海。" w:date="2026-07-20T19:15:57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8</w:t>
              </w:r>
            </w:ins>
          </w:p>
        </w:tc>
        <w:tc>
          <w:tcPr>
            <w:tcW w:w="1208" w:type="dxa"/>
          </w:tcPr>
          <w:p w14:paraId="6667CED5">
            <w:pPr>
              <w:rPr>
                <w:ins w:id="735" w:author="你说你喜欢海、但你没说是地中海。" w:date="2026-07-20T19:14:01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36" w:author="你说你喜欢海、但你没说是地中海。" w:date="2026-07-20T19:14:1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初稿审核</w:t>
              </w:r>
            </w:ins>
          </w:p>
        </w:tc>
        <w:tc>
          <w:tcPr>
            <w:tcW w:w="6023" w:type="dxa"/>
          </w:tcPr>
          <w:p w14:paraId="08AD9DC9">
            <w:pPr>
              <w:rPr>
                <w:ins w:id="737" w:author="你说你喜欢海、但你没说是地中海。" w:date="2026-07-20T19:14:01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38" w:author="你说你喜欢海、但你没说是地中海。" w:date="2026-07-20T19:14:2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提交初稿给创作者审核，收集修改意见</w:t>
              </w:r>
            </w:ins>
          </w:p>
        </w:tc>
        <w:tc>
          <w:tcPr>
            <w:tcW w:w="1727" w:type="dxa"/>
          </w:tcPr>
          <w:p w14:paraId="6AC50ABF">
            <w:pPr>
              <w:rPr>
                <w:ins w:id="739" w:author="你说你喜欢海、但你没说是地中海。" w:date="2026-07-20T19:14:01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40" w:author="你说你喜欢海、但你没说是地中海。" w:date="2026-07-20T19:14:2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运营对接</w:t>
              </w:r>
            </w:ins>
          </w:p>
        </w:tc>
      </w:tr>
      <w:tr w14:paraId="439CDA88">
        <w:trPr>
          <w:ins w:id="741" w:author="你说你喜欢海、但你没说是地中海。" w:date="2026-07-20T19:14:03Z"/>
        </w:trPr>
        <w:tc>
          <w:tcPr>
            <w:tcW w:w="670" w:type="dxa"/>
          </w:tcPr>
          <w:p w14:paraId="33F71524">
            <w:pPr>
              <w:jc w:val="center"/>
              <w:rPr>
                <w:ins w:id="742" w:author="你说你喜欢海、但你没说是地中海。" w:date="2026-07-20T19:14:03Z"/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743" w:author="你说你喜欢海、但你没说是地中海。" w:date="2026-07-20T19:16:00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9</w:t>
              </w:r>
            </w:ins>
          </w:p>
        </w:tc>
        <w:tc>
          <w:tcPr>
            <w:tcW w:w="1208" w:type="dxa"/>
          </w:tcPr>
          <w:p w14:paraId="08349C77">
            <w:pPr>
              <w:rPr>
                <w:ins w:id="744" w:author="你说你喜欢海、但你没说是地中海。" w:date="2026-07-20T19:14:03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45" w:author="你说你喜欢海、但你没说是地中海。" w:date="2026-07-20T19:14:3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修改定稿</w:t>
              </w:r>
            </w:ins>
          </w:p>
        </w:tc>
        <w:tc>
          <w:tcPr>
            <w:tcW w:w="6023" w:type="dxa"/>
          </w:tcPr>
          <w:p w14:paraId="1253BB3B">
            <w:pPr>
              <w:rPr>
                <w:ins w:id="746" w:author="你说你喜欢海、但你没说是地中海。" w:date="2026-07-20T19:14:03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47" w:author="你说你喜欢海、但你没说是地中海。" w:date="2026-07-20T19:14:3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根据反馈进行修改（标准版含1次修改，精编版含2次修改）</w:t>
              </w:r>
            </w:ins>
          </w:p>
        </w:tc>
        <w:tc>
          <w:tcPr>
            <w:tcW w:w="1727" w:type="dxa"/>
          </w:tcPr>
          <w:p w14:paraId="1A710D45">
            <w:pPr>
              <w:rPr>
                <w:ins w:id="748" w:author="你说你喜欢海、但你没说是地中海。" w:date="2026-07-20T19:14:03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49" w:author="你说你喜欢海、但你没说是地中海。" w:date="2026-07-20T19:14:4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后期工程师</w:t>
              </w:r>
            </w:ins>
          </w:p>
        </w:tc>
      </w:tr>
      <w:tr w14:paraId="7B53718B">
        <w:trPr>
          <w:ins w:id="750" w:author="你说你喜欢海、但你没说是地中海。" w:date="2026-07-20T19:14:05Z"/>
        </w:trPr>
        <w:tc>
          <w:tcPr>
            <w:tcW w:w="670" w:type="dxa"/>
          </w:tcPr>
          <w:p w14:paraId="359EB8BA">
            <w:pPr>
              <w:jc w:val="center"/>
              <w:rPr>
                <w:ins w:id="751" w:author="你说你喜欢海、但你没说是地中海。" w:date="2026-07-20T19:14:05Z"/>
                <w:rFonts w:hint="default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752" w:author="你说你喜欢海、但你没说是地中海。" w:date="2026-07-20T19:16:02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1</w:t>
              </w:r>
            </w:ins>
            <w:ins w:id="753" w:author="你说你喜欢海、但你没说是地中海。" w:date="2026-07-20T19:16:03Z">
              <w:r>
                <w:rPr>
                  <w:rFonts w:hint="eastAsia" w:ascii="Arial" w:hAnsi="Arial" w:eastAsia="宋体" w:cs="Arial"/>
                  <w:b w:val="0"/>
                  <w:bCs w:val="0"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0</w:t>
              </w:r>
            </w:ins>
          </w:p>
        </w:tc>
        <w:tc>
          <w:tcPr>
            <w:tcW w:w="1208" w:type="dxa"/>
          </w:tcPr>
          <w:p w14:paraId="0DA8F2DC">
            <w:pPr>
              <w:rPr>
                <w:ins w:id="754" w:author="你说你喜欢海、但你没说是地中海。" w:date="2026-07-20T19:14:05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55" w:author="你说你喜欢海、但你没说是地中海。" w:date="2026-07-20T19:15:0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成品交付</w:t>
              </w:r>
            </w:ins>
          </w:p>
        </w:tc>
        <w:tc>
          <w:tcPr>
            <w:tcW w:w="6023" w:type="dxa"/>
          </w:tcPr>
          <w:p w14:paraId="3ACC65F1">
            <w:pPr>
              <w:rPr>
                <w:ins w:id="756" w:author="你说你喜欢海、但你没说是地中海。" w:date="2026-07-20T19:14:05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57" w:author="你说你喜欢海、但你没说是地中海。" w:date="2026-07-20T19:15:0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输出最终音频/视频文件，交付云端存储</w:t>
              </w:r>
            </w:ins>
          </w:p>
        </w:tc>
        <w:tc>
          <w:tcPr>
            <w:tcW w:w="1727" w:type="dxa"/>
          </w:tcPr>
          <w:p w14:paraId="68A3974F">
            <w:pPr>
              <w:rPr>
                <w:ins w:id="758" w:author="你说你喜欢海、但你没说是地中海。" w:date="2026-07-20T19:14:05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759" w:author="你说你喜欢海、但你没说是地中海。" w:date="2026-07-20T19:15:1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后期工程师</w:t>
              </w:r>
            </w:ins>
          </w:p>
        </w:tc>
      </w:tr>
    </w:tbl>
    <w:p w14:paraId="7DF90788">
      <w:pPr>
        <w:rPr>
          <w:ins w:id="760" w:author="你说你喜欢海、但你没说是地中海。" w:date="2026-07-20T19:10:39Z"/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61C1F7F1">
      <w:pPr>
        <w:rPr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7AFB72C3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2.4 交付标准与质量要求</w:t>
      </w:r>
    </w:p>
    <w:tbl>
      <w:tblPr>
        <w:tblStyle w:val="14"/>
        <w:tblpPr w:leftFromText="180" w:rightFromText="180" w:vertAnchor="text" w:horzAnchor="page" w:tblpX="1245" w:tblpY="40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2992"/>
        <w:gridCol w:w="4804"/>
      </w:tblGrid>
      <w:tr w14:paraId="4FE9FA55">
        <w:trPr>
          <w:trHeight w:val="454" w:hRule="exact"/>
          <w:ins w:id="761" w:author="你说你喜欢海、但你没说是地中海。" w:date="2026-07-20T19:20:02Z"/>
        </w:trPr>
        <w:tc>
          <w:tcPr>
            <w:tcW w:w="1832" w:type="dxa"/>
            <w:vAlign w:val="center"/>
          </w:tcPr>
          <w:p w14:paraId="44FD94F7">
            <w:pPr>
              <w:jc w:val="center"/>
              <w:rPr>
                <w:ins w:id="762" w:author="你说你喜欢海、但你没说是地中海。" w:date="2026-07-20T19:20:02Z"/>
                <w:rFonts w:hint="default" w:ascii="Arial" w:hAnsi="Arial" w:eastAsia="宋体" w:cs="Arial"/>
                <w:b/>
                <w:bCs/>
                <w:color w:val="D4763A"/>
                <w:sz w:val="22"/>
                <w:szCs w:val="22"/>
                <w:vertAlign w:val="baseline"/>
                <w:lang w:val="en-US" w:eastAsia="zh-CN"/>
              </w:rPr>
            </w:pPr>
            <w:ins w:id="763" w:author="你说你喜欢海、但你没说是地中海。" w:date="2026-07-20T19:20:05Z">
              <w:r>
                <w:rPr>
                  <w:rFonts w:hint="eastAsia" w:ascii="Arial" w:hAnsi="Arial" w:eastAsia="宋体" w:cs="Arial"/>
                  <w:b/>
                  <w:bCs/>
                  <w:color w:val="D4763A"/>
                  <w:sz w:val="22"/>
                  <w:szCs w:val="22"/>
                  <w:vertAlign w:val="baseline"/>
                  <w:lang w:val="en-US" w:eastAsia="zh-CN"/>
                </w:rPr>
                <w:t>技术</w:t>
              </w:r>
            </w:ins>
            <w:ins w:id="764" w:author="你说你喜欢海、但你没说是地中海。" w:date="2026-07-20T19:20:07Z">
              <w:r>
                <w:rPr>
                  <w:rFonts w:hint="eastAsia" w:ascii="Arial" w:hAnsi="Arial" w:eastAsia="宋体" w:cs="Arial"/>
                  <w:b/>
                  <w:bCs/>
                  <w:color w:val="D4763A"/>
                  <w:sz w:val="22"/>
                  <w:szCs w:val="22"/>
                  <w:vertAlign w:val="baseline"/>
                  <w:lang w:val="en-US" w:eastAsia="zh-CN"/>
                </w:rPr>
                <w:t>指标</w:t>
              </w:r>
            </w:ins>
          </w:p>
        </w:tc>
        <w:tc>
          <w:tcPr>
            <w:tcW w:w="2992" w:type="dxa"/>
            <w:vAlign w:val="center"/>
          </w:tcPr>
          <w:p w14:paraId="7315BDF8">
            <w:pPr>
              <w:jc w:val="center"/>
              <w:rPr>
                <w:ins w:id="765" w:author="你说你喜欢海、但你没说是地中海。" w:date="2026-07-20T19:20:02Z"/>
                <w:rFonts w:hint="default" w:ascii="Arial" w:hAnsi="Arial" w:eastAsia="宋体" w:cs="Arial"/>
                <w:b/>
                <w:bCs/>
                <w:color w:val="D4763A"/>
                <w:sz w:val="22"/>
                <w:szCs w:val="22"/>
                <w:vertAlign w:val="baseline"/>
                <w:lang w:val="en-US" w:eastAsia="zh-CN"/>
              </w:rPr>
            </w:pPr>
            <w:ins w:id="766" w:author="你说你喜欢海、但你没说是地中海。" w:date="2026-07-20T19:20:10Z">
              <w:r>
                <w:rPr>
                  <w:rFonts w:hint="eastAsia" w:ascii="Arial" w:hAnsi="Arial" w:eastAsia="宋体" w:cs="Arial"/>
                  <w:b/>
                  <w:bCs/>
                  <w:color w:val="D4763A"/>
                  <w:sz w:val="22"/>
                  <w:szCs w:val="22"/>
                  <w:vertAlign w:val="baseline"/>
                  <w:lang w:val="en-US" w:eastAsia="zh-CN"/>
                </w:rPr>
                <w:t>标准</w:t>
              </w:r>
            </w:ins>
            <w:ins w:id="767" w:author="你说你喜欢海、但你没说是地中海。" w:date="2026-07-20T19:20:11Z">
              <w:r>
                <w:rPr>
                  <w:rFonts w:hint="eastAsia" w:ascii="Arial" w:hAnsi="Arial" w:eastAsia="宋体" w:cs="Arial"/>
                  <w:b/>
                  <w:bCs/>
                  <w:color w:val="D4763A"/>
                  <w:sz w:val="22"/>
                  <w:szCs w:val="22"/>
                  <w:vertAlign w:val="baseline"/>
                  <w:lang w:val="en-US" w:eastAsia="zh-CN"/>
                </w:rPr>
                <w:t>要求</w:t>
              </w:r>
            </w:ins>
          </w:p>
        </w:tc>
        <w:tc>
          <w:tcPr>
            <w:tcW w:w="4804" w:type="dxa"/>
            <w:vAlign w:val="center"/>
          </w:tcPr>
          <w:p w14:paraId="7D252BC0">
            <w:pPr>
              <w:jc w:val="center"/>
              <w:rPr>
                <w:ins w:id="768" w:author="你说你喜欢海、但你没说是地中海。" w:date="2026-07-20T19:20:02Z"/>
                <w:rFonts w:hint="eastAsia" w:ascii="Arial" w:hAnsi="Arial" w:eastAsia="宋体" w:cs="Arial"/>
                <w:b/>
                <w:bCs/>
                <w:color w:val="D4763A"/>
                <w:sz w:val="22"/>
                <w:szCs w:val="22"/>
                <w:vertAlign w:val="baseline"/>
                <w:lang w:val="en-US" w:eastAsia="zh-CN"/>
              </w:rPr>
            </w:pPr>
            <w:ins w:id="769" w:author="你说你喜欢海、但你没说是地中海。" w:date="2026-07-20T19:20:13Z">
              <w:r>
                <w:rPr>
                  <w:rFonts w:hint="eastAsia" w:ascii="Arial" w:hAnsi="Arial" w:eastAsia="宋体" w:cs="Arial"/>
                  <w:b/>
                  <w:bCs/>
                  <w:color w:val="D4763A"/>
                  <w:sz w:val="22"/>
                  <w:szCs w:val="22"/>
                  <w:vertAlign w:val="baseline"/>
                  <w:lang w:val="en-US" w:eastAsia="zh-CN"/>
                </w:rPr>
                <w:t>说明</w:t>
              </w:r>
            </w:ins>
          </w:p>
        </w:tc>
      </w:tr>
      <w:tr w14:paraId="66E04BF2">
        <w:trPr>
          <w:trHeight w:val="454" w:hRule="exact"/>
          <w:ins w:id="770" w:author="你说你喜欢海、但你没说是地中海。" w:date="2026-07-20T19:20:02Z"/>
        </w:trPr>
        <w:tc>
          <w:tcPr>
            <w:tcW w:w="1832" w:type="dxa"/>
            <w:vAlign w:val="center"/>
          </w:tcPr>
          <w:p w14:paraId="40448816">
            <w:pPr>
              <w:jc w:val="both"/>
              <w:rPr>
                <w:ins w:id="771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72" w:author="你说你喜欢海、但你没说是地中海。" w:date="2026-07-20T19:20:1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采样率</w:t>
              </w:r>
            </w:ins>
          </w:p>
        </w:tc>
        <w:tc>
          <w:tcPr>
            <w:tcW w:w="2992" w:type="dxa"/>
            <w:vAlign w:val="center"/>
          </w:tcPr>
          <w:p w14:paraId="18E39B6C">
            <w:pPr>
              <w:jc w:val="both"/>
              <w:rPr>
                <w:ins w:id="773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74" w:author="你说你喜欢海、但你没说是地中海。" w:date="2026-07-20T19:20:2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44.1kHz / 48kHz</w:t>
              </w:r>
            </w:ins>
          </w:p>
        </w:tc>
        <w:tc>
          <w:tcPr>
            <w:tcW w:w="4804" w:type="dxa"/>
            <w:vAlign w:val="center"/>
          </w:tcPr>
          <w:p w14:paraId="691228A9">
            <w:pPr>
              <w:jc w:val="both"/>
              <w:rPr>
                <w:ins w:id="775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76" w:author="你说你喜欢海、但你没说是地中海。" w:date="2026-07-20T19:20:2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播客标准采样率</w:t>
              </w:r>
            </w:ins>
          </w:p>
        </w:tc>
      </w:tr>
      <w:tr w14:paraId="5DD61EA3">
        <w:trPr>
          <w:trHeight w:val="454" w:hRule="exact"/>
          <w:ins w:id="777" w:author="你说你喜欢海、但你没说是地中海。" w:date="2026-07-20T19:20:02Z"/>
        </w:trPr>
        <w:tc>
          <w:tcPr>
            <w:tcW w:w="1832" w:type="dxa"/>
            <w:vAlign w:val="center"/>
          </w:tcPr>
          <w:p w14:paraId="5849E917">
            <w:pPr>
              <w:jc w:val="both"/>
              <w:rPr>
                <w:ins w:id="778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79" w:author="你说你喜欢海、但你没说是地中海。" w:date="2026-07-20T19:20:3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位深</w:t>
              </w:r>
            </w:ins>
          </w:p>
        </w:tc>
        <w:tc>
          <w:tcPr>
            <w:tcW w:w="2992" w:type="dxa"/>
            <w:vAlign w:val="center"/>
          </w:tcPr>
          <w:p w14:paraId="7169AD67">
            <w:pPr>
              <w:jc w:val="both"/>
              <w:rPr>
                <w:ins w:id="780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81" w:author="你说你喜欢海、但你没说是地中海。" w:date="2026-07-20T19:20:3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16bit / 24bit</w:t>
              </w:r>
            </w:ins>
          </w:p>
        </w:tc>
        <w:tc>
          <w:tcPr>
            <w:tcW w:w="4804" w:type="dxa"/>
            <w:vAlign w:val="center"/>
          </w:tcPr>
          <w:p w14:paraId="5D78601C">
            <w:pPr>
              <w:jc w:val="both"/>
              <w:rPr>
                <w:ins w:id="782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83" w:author="你说你喜欢海、但你没说是地中海。" w:date="2026-07-20T19:20:4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保证音质动态范围</w:t>
              </w:r>
            </w:ins>
          </w:p>
        </w:tc>
      </w:tr>
      <w:tr w14:paraId="4580119E">
        <w:trPr>
          <w:trHeight w:val="454" w:hRule="exact"/>
          <w:ins w:id="784" w:author="你说你喜欢海、但你没说是地中海。" w:date="2026-07-20T19:20:02Z"/>
        </w:trPr>
        <w:tc>
          <w:tcPr>
            <w:tcW w:w="1832" w:type="dxa"/>
            <w:vAlign w:val="center"/>
          </w:tcPr>
          <w:p w14:paraId="75F531AE">
            <w:pPr>
              <w:jc w:val="both"/>
              <w:rPr>
                <w:ins w:id="785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86" w:author="你说你喜欢海、但你没说是地中海。" w:date="2026-07-20T19:20:4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格式</w:t>
              </w:r>
            </w:ins>
          </w:p>
        </w:tc>
        <w:tc>
          <w:tcPr>
            <w:tcW w:w="2992" w:type="dxa"/>
            <w:vAlign w:val="center"/>
          </w:tcPr>
          <w:p w14:paraId="628A8F75">
            <w:pPr>
              <w:jc w:val="both"/>
              <w:rPr>
                <w:ins w:id="787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88" w:author="你说你喜欢海、但你没说是地中海。" w:date="2026-07-20T19:20:5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MP3 192kbps / WAV</w:t>
              </w:r>
            </w:ins>
          </w:p>
        </w:tc>
        <w:tc>
          <w:tcPr>
            <w:tcW w:w="4804" w:type="dxa"/>
            <w:vAlign w:val="center"/>
          </w:tcPr>
          <w:p w14:paraId="12D4E427">
            <w:pPr>
              <w:jc w:val="both"/>
              <w:rPr>
                <w:ins w:id="789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90" w:author="你说你喜欢海、但你没说是地中海。" w:date="2026-07-20T19:21:0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分发用MP3，存档用WAV</w:t>
              </w:r>
            </w:ins>
          </w:p>
        </w:tc>
      </w:tr>
      <w:tr w14:paraId="317F6B1B">
        <w:trPr>
          <w:trHeight w:val="454" w:hRule="exact"/>
          <w:ins w:id="791" w:author="你说你喜欢海、但你没说是地中海。" w:date="2026-07-20T19:20:02Z"/>
        </w:trPr>
        <w:tc>
          <w:tcPr>
            <w:tcW w:w="1832" w:type="dxa"/>
            <w:vAlign w:val="center"/>
          </w:tcPr>
          <w:p w14:paraId="101DA2E0">
            <w:pPr>
              <w:jc w:val="both"/>
              <w:rPr>
                <w:ins w:id="792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93" w:author="你说你喜欢海、但你没说是地中海。" w:date="2026-07-20T19:21:0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响度</w:t>
              </w:r>
            </w:ins>
          </w:p>
        </w:tc>
        <w:tc>
          <w:tcPr>
            <w:tcW w:w="2992" w:type="dxa"/>
            <w:vAlign w:val="center"/>
          </w:tcPr>
          <w:p w14:paraId="23AAB85C">
            <w:pPr>
              <w:jc w:val="both"/>
              <w:rPr>
                <w:ins w:id="794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95" w:author="你说你喜欢海、但你没说是地中海。" w:date="2026-07-20T19:21:1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 xml:space="preserve"> -16 LUFS ±1</w:t>
              </w:r>
            </w:ins>
          </w:p>
        </w:tc>
        <w:tc>
          <w:tcPr>
            <w:tcW w:w="4804" w:type="dxa"/>
            <w:vAlign w:val="center"/>
          </w:tcPr>
          <w:p w14:paraId="3B3CD79F">
            <w:pPr>
              <w:jc w:val="both"/>
              <w:rPr>
                <w:ins w:id="796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797" w:author="你说你喜欢海、但你没说是地中海。" w:date="2026-07-20T19:21:1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播客平台标准响度</w:t>
              </w:r>
            </w:ins>
          </w:p>
        </w:tc>
      </w:tr>
      <w:tr w14:paraId="23837631">
        <w:trPr>
          <w:trHeight w:val="454" w:hRule="exact"/>
          <w:ins w:id="798" w:author="你说你喜欢海、但你没说是地中海。" w:date="2026-07-20T19:20:02Z"/>
        </w:trPr>
        <w:tc>
          <w:tcPr>
            <w:tcW w:w="1832" w:type="dxa"/>
            <w:vAlign w:val="center"/>
          </w:tcPr>
          <w:p w14:paraId="1FEE362A">
            <w:pPr>
              <w:jc w:val="both"/>
              <w:rPr>
                <w:ins w:id="799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800" w:author="你说你喜欢海、但你没说是地中海。" w:date="2026-07-20T19:21:1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峰值</w:t>
              </w:r>
            </w:ins>
          </w:p>
        </w:tc>
        <w:tc>
          <w:tcPr>
            <w:tcW w:w="2992" w:type="dxa"/>
            <w:vAlign w:val="center"/>
          </w:tcPr>
          <w:p w14:paraId="00C65B91">
            <w:pPr>
              <w:jc w:val="both"/>
              <w:rPr>
                <w:ins w:id="801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802" w:author="你说你喜欢海、但你没说是地中海。" w:date="2026-07-20T19:21:2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-1 dBTP</w:t>
              </w:r>
            </w:ins>
          </w:p>
        </w:tc>
        <w:tc>
          <w:tcPr>
            <w:tcW w:w="4804" w:type="dxa"/>
            <w:vAlign w:val="center"/>
          </w:tcPr>
          <w:p w14:paraId="184DFAEC">
            <w:pPr>
              <w:jc w:val="both"/>
              <w:rPr>
                <w:ins w:id="803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804" w:author="你说你喜欢海、但你没说是地中海。" w:date="2026-07-20T19:21:3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防止削波失真</w:t>
              </w:r>
            </w:ins>
          </w:p>
        </w:tc>
      </w:tr>
      <w:tr w14:paraId="50B4D99E">
        <w:trPr>
          <w:trHeight w:val="454" w:hRule="exact"/>
          <w:ins w:id="805" w:author="你说你喜欢海、但你没说是地中海。" w:date="2026-07-20T19:20:02Z"/>
        </w:trPr>
        <w:tc>
          <w:tcPr>
            <w:tcW w:w="1832" w:type="dxa"/>
            <w:vAlign w:val="center"/>
          </w:tcPr>
          <w:p w14:paraId="7490E506">
            <w:pPr>
              <w:jc w:val="both"/>
              <w:rPr>
                <w:ins w:id="806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807" w:author="你说你喜欢海、但你没说是地中海。" w:date="2026-07-20T19:21:3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底噪</w:t>
              </w:r>
            </w:ins>
          </w:p>
        </w:tc>
        <w:tc>
          <w:tcPr>
            <w:tcW w:w="2992" w:type="dxa"/>
            <w:vAlign w:val="center"/>
          </w:tcPr>
          <w:p w14:paraId="4CB4BA1A">
            <w:pPr>
              <w:jc w:val="both"/>
              <w:rPr>
                <w:ins w:id="808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809" w:author="你说你喜欢海、但你没说是地中海。" w:date="2026-07-20T19:21:4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-60dB以下</w:t>
              </w:r>
            </w:ins>
          </w:p>
        </w:tc>
        <w:tc>
          <w:tcPr>
            <w:tcW w:w="4804" w:type="dxa"/>
            <w:vAlign w:val="center"/>
          </w:tcPr>
          <w:p w14:paraId="4DFAE15B">
            <w:pPr>
              <w:jc w:val="both"/>
              <w:rPr>
                <w:ins w:id="810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811" w:author="你说你喜欢海、但你没说是地中海。" w:date="2026-07-20T19:21:4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降噪后无明显环境噪音</w:t>
              </w:r>
            </w:ins>
          </w:p>
        </w:tc>
      </w:tr>
      <w:tr w14:paraId="4E8BF992">
        <w:trPr>
          <w:trHeight w:val="454" w:hRule="exact"/>
          <w:ins w:id="812" w:author="你说你喜欢海、但你没说是地中海。" w:date="2026-07-20T19:20:02Z"/>
        </w:trPr>
        <w:tc>
          <w:tcPr>
            <w:tcW w:w="1832" w:type="dxa"/>
            <w:vAlign w:val="center"/>
          </w:tcPr>
          <w:p w14:paraId="40847B45">
            <w:pPr>
              <w:jc w:val="both"/>
              <w:rPr>
                <w:ins w:id="813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814" w:author="你说你喜欢海、但你没说是地中海。" w:date="2026-07-20T19:21:5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声道</w:t>
              </w:r>
            </w:ins>
          </w:p>
        </w:tc>
        <w:tc>
          <w:tcPr>
            <w:tcW w:w="2992" w:type="dxa"/>
            <w:vAlign w:val="center"/>
          </w:tcPr>
          <w:p w14:paraId="5193BAE7">
            <w:pPr>
              <w:jc w:val="both"/>
              <w:rPr>
                <w:ins w:id="815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816" w:author="你说你喜欢海、但你没说是地中海。" w:date="2026-07-20T19:22:0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单声道或立体声</w:t>
              </w:r>
            </w:ins>
          </w:p>
        </w:tc>
        <w:tc>
          <w:tcPr>
            <w:tcW w:w="4804" w:type="dxa"/>
            <w:vAlign w:val="center"/>
          </w:tcPr>
          <w:p w14:paraId="5DD15C61">
            <w:pPr>
              <w:jc w:val="both"/>
              <w:rPr>
                <w:ins w:id="817" w:author="你说你喜欢海、但你没说是地中海。" w:date="2026-07-20T19:20:02Z"/>
                <w:rFonts w:ascii="Arial" w:hAnsi="Arial" w:eastAsia="Arial" w:cs="Arial"/>
                <w:b/>
                <w:bCs/>
                <w:color w:val="D4763A"/>
                <w:sz w:val="24"/>
                <w:szCs w:val="24"/>
                <w:vertAlign w:val="baseline"/>
              </w:rPr>
            </w:pPr>
            <w:ins w:id="818" w:author="你说你喜欢海、但你没说是地中海。" w:date="2026-07-20T19:22:0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对话类建议单声道，音乐类立体声</w:t>
              </w:r>
            </w:ins>
          </w:p>
        </w:tc>
      </w:tr>
    </w:tbl>
    <w:p w14:paraId="25024B1D">
      <w:pPr>
        <w:pStyle w:val="4"/>
        <w:spacing w:before="240" w:after="120"/>
        <w:rPr>
          <w:ins w:id="819" w:author="你说你喜欢海、但你没说是地中海。" w:date="2026-07-20T19:19:47Z"/>
          <w:rFonts w:ascii="Arial" w:hAnsi="Arial" w:eastAsia="Arial" w:cs="Arial"/>
          <w:b/>
          <w:bCs/>
          <w:color w:val="D4763A"/>
          <w:sz w:val="24"/>
          <w:szCs w:val="24"/>
        </w:rPr>
      </w:pPr>
      <w:commentRangeStart w:id="12"/>
      <w:r>
        <w:rPr>
          <w:rFonts w:ascii="Arial" w:hAnsi="Arial" w:eastAsia="Arial" w:cs="Arial"/>
          <w:b/>
          <w:bCs/>
          <w:color w:val="D4763A"/>
          <w:sz w:val="24"/>
          <w:szCs w:val="24"/>
        </w:rPr>
        <w:t>音频技术标准</w:t>
      </w:r>
      <w:commentRangeEnd w:id="12"/>
      <w:r>
        <w:commentReference w:id="12"/>
      </w:r>
    </w:p>
    <w:p w14:paraId="35BEC458">
      <w:pPr>
        <w:rPr>
          <w:ins w:id="820" w:author="你说你喜欢海、但你没说是地中海。" w:date="2026-07-20T19:19:48Z"/>
          <w:rFonts w:ascii="Arial" w:hAnsi="Arial" w:eastAsia="Arial" w:cs="Arial"/>
          <w:b/>
          <w:bCs/>
          <w:color w:val="D4763A"/>
          <w:sz w:val="24"/>
          <w:szCs w:val="24"/>
        </w:rPr>
      </w:pPr>
    </w:p>
    <w:p w14:paraId="5051AEA8">
      <w:pPr>
        <w:rPr>
          <w:rFonts w:ascii="Arial" w:hAnsi="Arial" w:eastAsia="Arial" w:cs="Arial"/>
          <w:b/>
          <w:bCs/>
          <w:color w:val="D4763A"/>
          <w:sz w:val="24"/>
          <w:szCs w:val="24"/>
        </w:rPr>
      </w:pPr>
    </w:p>
    <w:p w14:paraId="08E86CC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内容质量标准</w:t>
      </w:r>
    </w:p>
    <w:p w14:paraId="3427AE7B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完整性：节目内容完整，无意外中断或缺失段落</w:t>
      </w:r>
    </w:p>
    <w:p w14:paraId="769A448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流畅性：对话节奏自然，无过长停顿（超过3秒的沉默需处理）</w:t>
      </w:r>
    </w:p>
    <w:p w14:paraId="701785B1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清晰度：人声清晰可辨，无明显杂音、回声或失真</w:t>
      </w:r>
    </w:p>
    <w:p w14:paraId="2366A8BC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一致性：全片音量一致，无明显忽大忽小</w:t>
      </w:r>
    </w:p>
    <w:p w14:paraId="6CFCE053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专业性：片头片尾完整，配乐与内容风格匹配，转场自然</w:t>
      </w:r>
    </w:p>
    <w:p w14:paraId="7F7F1977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合规性：内容符合相关法律法规，无敏感词汇</w:t>
      </w:r>
    </w:p>
    <w:p w14:paraId="4BB58C87">
      <w:pPr>
        <w:spacing w:before="60" w:after="60"/>
      </w:pPr>
    </w:p>
    <w:p w14:paraId="2A2BD9B5">
      <w:pPr>
        <w:pStyle w:val="3"/>
        <w:spacing w:before="320" w:after="160"/>
        <w:rPr>
          <w:ins w:id="821" w:author="你说你喜欢海、但你没说是地中海。" w:date="2026-07-20T19:24:42Z"/>
          <w:rFonts w:ascii="Arial" w:hAnsi="Arial" w:eastAsia="Arial" w:cs="Arial"/>
          <w:b/>
          <w:bCs/>
          <w:color w:val="1B3A5C"/>
          <w:sz w:val="28"/>
          <w:szCs w:val="28"/>
        </w:rPr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2.5 修改审核流程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2954"/>
        <w:gridCol w:w="1870"/>
        <w:gridCol w:w="3597"/>
      </w:tblGrid>
      <w:tr w14:paraId="133B66FB">
        <w:trPr>
          <w:trHeight w:val="454" w:hRule="exact"/>
          <w:ins w:id="822" w:author="你说你喜欢海、但你没说是地中海。" w:date="2026-07-20T19:24:58Z"/>
        </w:trPr>
        <w:tc>
          <w:tcPr>
            <w:tcW w:w="1207" w:type="dxa"/>
            <w:vAlign w:val="center"/>
          </w:tcPr>
          <w:p w14:paraId="0799831D">
            <w:pPr>
              <w:jc w:val="center"/>
              <w:rPr>
                <w:ins w:id="823" w:author="你说你喜欢海、但你没说是地中海。" w:date="2026-07-20T19:24:58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824" w:author="你说你喜欢海、但你没说是地中海。" w:date="2026-07-20T19:25:01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阶段</w:t>
              </w:r>
            </w:ins>
          </w:p>
        </w:tc>
        <w:tc>
          <w:tcPr>
            <w:tcW w:w="2954" w:type="dxa"/>
            <w:vAlign w:val="center"/>
          </w:tcPr>
          <w:p w14:paraId="42FAB4C4">
            <w:pPr>
              <w:jc w:val="center"/>
              <w:rPr>
                <w:ins w:id="825" w:author="你说你喜欢海、但你没说是地中海。" w:date="2026-07-20T19:24:58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826" w:author="你说你喜欢海、但你没说是地中海。" w:date="2026-07-20T19:25:04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流程</w:t>
              </w:r>
            </w:ins>
          </w:p>
        </w:tc>
        <w:tc>
          <w:tcPr>
            <w:tcW w:w="1870" w:type="dxa"/>
            <w:vAlign w:val="center"/>
          </w:tcPr>
          <w:p w14:paraId="05307F99">
            <w:pPr>
              <w:jc w:val="center"/>
              <w:rPr>
                <w:ins w:id="827" w:author="你说你喜欢海、但你没说是地中海。" w:date="2026-07-20T19:24:58Z"/>
                <w:rFonts w:hint="default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828" w:author="你说你喜欢海、但你没说是地中海。" w:date="2026-07-20T19:25:06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时间</w:t>
              </w:r>
            </w:ins>
            <w:ins w:id="829" w:author="你说你喜欢海、但你没说是地中海。" w:date="2026-07-20T19:25:07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要求</w:t>
              </w:r>
            </w:ins>
          </w:p>
        </w:tc>
        <w:tc>
          <w:tcPr>
            <w:tcW w:w="3597" w:type="dxa"/>
            <w:vAlign w:val="center"/>
          </w:tcPr>
          <w:p w14:paraId="423ECB93">
            <w:pPr>
              <w:jc w:val="center"/>
              <w:rPr>
                <w:ins w:id="830" w:author="你说你喜欢海、但你没说是地中海。" w:date="2026-07-20T19:24:58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831" w:author="你说你喜欢海、但你没说是地中海。" w:date="2026-07-20T19:25:09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说明</w:t>
              </w:r>
            </w:ins>
          </w:p>
        </w:tc>
      </w:tr>
      <w:tr w14:paraId="2E22BBBE">
        <w:trPr>
          <w:trHeight w:val="642" w:hRule="exact"/>
          <w:ins w:id="832" w:author="你说你喜欢海、但你没说是地中海。" w:date="2026-07-20T19:24:58Z"/>
        </w:trPr>
        <w:tc>
          <w:tcPr>
            <w:tcW w:w="1207" w:type="dxa"/>
            <w:vAlign w:val="center"/>
          </w:tcPr>
          <w:p w14:paraId="193785B3">
            <w:pPr>
              <w:rPr>
                <w:ins w:id="833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34" w:author="你说你喜欢海、但你没说是地中海。" w:date="2026-07-20T19:25:1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初稿提交</w:t>
              </w:r>
            </w:ins>
          </w:p>
        </w:tc>
        <w:tc>
          <w:tcPr>
            <w:tcW w:w="2954" w:type="dxa"/>
            <w:vAlign w:val="center"/>
          </w:tcPr>
          <w:p w14:paraId="074FCBBE">
            <w:pPr>
              <w:rPr>
                <w:ins w:id="835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36" w:author="你说你喜欢海、但你没说是地中海。" w:date="2026-07-20T19:25:3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后期完成后提交初稿给创作者</w:t>
              </w:r>
            </w:ins>
          </w:p>
        </w:tc>
        <w:tc>
          <w:tcPr>
            <w:tcW w:w="1870" w:type="dxa"/>
            <w:vAlign w:val="center"/>
          </w:tcPr>
          <w:p w14:paraId="0C2108DE">
            <w:pPr>
              <w:rPr>
                <w:ins w:id="837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38" w:author="你说你喜欢海、但你没说是地中海。" w:date="2026-07-20T19:25:3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按服务等级约定时长</w:t>
              </w:r>
            </w:ins>
          </w:p>
        </w:tc>
        <w:tc>
          <w:tcPr>
            <w:tcW w:w="3597" w:type="dxa"/>
            <w:vAlign w:val="center"/>
          </w:tcPr>
          <w:p w14:paraId="7FCAD180">
            <w:pPr>
              <w:rPr>
                <w:ins w:id="839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40" w:author="你说你喜欢海、但你没说是地中海。" w:date="2026-07-20T19:25:4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通过</w:t>
              </w:r>
              <w:commentRangeStart w:id="13"/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云端链</w:t>
              </w:r>
              <w:commentRangeEnd w:id="13"/>
            </w:ins>
            <w:r>
              <w:commentReference w:id="13"/>
            </w:r>
            <w:ins w:id="841" w:author="你说你喜欢海、但你没说是地中海。" w:date="2026-07-20T19:25:4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接发送，创作者在线审听</w:t>
              </w:r>
            </w:ins>
          </w:p>
        </w:tc>
      </w:tr>
      <w:tr w14:paraId="20F1B85F">
        <w:trPr>
          <w:trHeight w:val="476" w:hRule="exact"/>
          <w:ins w:id="842" w:author="你说你喜欢海、但你没说是地中海。" w:date="2026-07-20T19:24:58Z"/>
        </w:trPr>
        <w:tc>
          <w:tcPr>
            <w:tcW w:w="1207" w:type="dxa"/>
            <w:vAlign w:val="center"/>
          </w:tcPr>
          <w:p w14:paraId="04E8F6CB">
            <w:pPr>
              <w:rPr>
                <w:ins w:id="843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44" w:author="你说你喜欢海、但你没说是地中海。" w:date="2026-07-20T19:25:5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反馈收集</w:t>
              </w:r>
            </w:ins>
          </w:p>
        </w:tc>
        <w:tc>
          <w:tcPr>
            <w:tcW w:w="2954" w:type="dxa"/>
            <w:vAlign w:val="center"/>
          </w:tcPr>
          <w:p w14:paraId="32302845">
            <w:pPr>
              <w:rPr>
                <w:ins w:id="845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46" w:author="你说你喜欢海、但你没说是地中海。" w:date="2026-07-20T19:25:5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创作者审听并提交修改意见</w:t>
              </w:r>
            </w:ins>
          </w:p>
        </w:tc>
        <w:tc>
          <w:tcPr>
            <w:tcW w:w="1870" w:type="dxa"/>
            <w:vAlign w:val="center"/>
          </w:tcPr>
          <w:p w14:paraId="4F910509">
            <w:pPr>
              <w:rPr>
                <w:ins w:id="847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48" w:author="你说你喜欢海、但你没说是地中海。" w:date="2026-07-20T19:26:0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3个工作日内</w:t>
              </w:r>
            </w:ins>
          </w:p>
        </w:tc>
        <w:tc>
          <w:tcPr>
            <w:tcW w:w="3597" w:type="dxa"/>
            <w:vAlign w:val="center"/>
          </w:tcPr>
          <w:p w14:paraId="0B9ECF17">
            <w:pPr>
              <w:rPr>
                <w:ins w:id="849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50" w:author="你说你喜欢海、但你没说是地中海。" w:date="2026-07-20T19:26:1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逾期未反馈视为通过，直接定稿</w:t>
              </w:r>
            </w:ins>
          </w:p>
        </w:tc>
      </w:tr>
      <w:tr w14:paraId="37E87F10">
        <w:trPr>
          <w:trHeight w:val="680" w:hRule="exact"/>
          <w:ins w:id="851" w:author="你说你喜欢海、但你没说是地中海。" w:date="2026-07-20T19:24:58Z"/>
        </w:trPr>
        <w:tc>
          <w:tcPr>
            <w:tcW w:w="1207" w:type="dxa"/>
            <w:vAlign w:val="center"/>
          </w:tcPr>
          <w:p w14:paraId="3FB56094">
            <w:pPr>
              <w:rPr>
                <w:ins w:id="852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53" w:author="你说你喜欢海、但你没说是地中海。" w:date="2026-07-20T19:26:2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修改执行</w:t>
              </w:r>
            </w:ins>
          </w:p>
        </w:tc>
        <w:tc>
          <w:tcPr>
            <w:tcW w:w="2954" w:type="dxa"/>
            <w:vAlign w:val="center"/>
          </w:tcPr>
          <w:p w14:paraId="6B6686B5">
            <w:pPr>
              <w:rPr>
                <w:ins w:id="854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55" w:author="你说你喜欢海、但你没说是地中海。" w:date="2026-07-20T19:26:2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后期团队根据反馈修改</w:t>
              </w:r>
            </w:ins>
          </w:p>
        </w:tc>
        <w:tc>
          <w:tcPr>
            <w:tcW w:w="1870" w:type="dxa"/>
            <w:vAlign w:val="center"/>
          </w:tcPr>
          <w:p w14:paraId="7901509D">
            <w:pPr>
              <w:rPr>
                <w:ins w:id="856" w:author="你说你喜欢海、但你没说是地中海。" w:date="2026-07-20T19:24:58Z"/>
                <w:rFonts w:hint="default" w:ascii="Arial" w:hAnsi="Arial" w:eastAsia="宋体" w:cs="Arial"/>
                <w:b/>
                <w:bCs/>
                <w:color w:val="1B3A5C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1-2个工作日</w:t>
            </w:r>
          </w:p>
        </w:tc>
        <w:tc>
          <w:tcPr>
            <w:tcW w:w="3597" w:type="dxa"/>
            <w:vAlign w:val="center"/>
          </w:tcPr>
          <w:p w14:paraId="71857996">
            <w:pPr>
              <w:rPr>
                <w:ins w:id="857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58" w:author="你说你喜欢海、但你没说是地中海。" w:date="2026-07-20T19:26:3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标准版含1次修改，精编版含2次修改</w:t>
              </w:r>
            </w:ins>
          </w:p>
        </w:tc>
      </w:tr>
      <w:tr w14:paraId="705A4036">
        <w:trPr>
          <w:trHeight w:val="722" w:hRule="exact"/>
          <w:ins w:id="859" w:author="你说你喜欢海、但你没说是地中海。" w:date="2026-07-20T19:24:58Z"/>
        </w:trPr>
        <w:tc>
          <w:tcPr>
            <w:tcW w:w="1207" w:type="dxa"/>
            <w:vAlign w:val="center"/>
          </w:tcPr>
          <w:p w14:paraId="3B43AAEC">
            <w:pPr>
              <w:rPr>
                <w:ins w:id="860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61" w:author="你说你喜欢海、但你没说是地中海。" w:date="2026-07-20T19:26:4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额外修改</w:t>
              </w:r>
            </w:ins>
          </w:p>
        </w:tc>
        <w:tc>
          <w:tcPr>
            <w:tcW w:w="2954" w:type="dxa"/>
            <w:vAlign w:val="center"/>
          </w:tcPr>
          <w:p w14:paraId="62861F81">
            <w:pPr>
              <w:rPr>
                <w:ins w:id="862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63" w:author="你说你喜欢海、但你没说是地中海。" w:date="2026-07-20T19:27:1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超出修改次数的修改需求</w:t>
              </w:r>
            </w:ins>
          </w:p>
        </w:tc>
        <w:tc>
          <w:tcPr>
            <w:tcW w:w="1870" w:type="dxa"/>
            <w:vAlign w:val="center"/>
          </w:tcPr>
          <w:p w14:paraId="0DBFE1A9">
            <w:pPr>
              <w:rPr>
                <w:ins w:id="864" w:author="你说你喜欢海、但你没说是地中海。" w:date="2026-07-20T19:24:58Z"/>
                <w:rFonts w:hint="default" w:ascii="Arial" w:hAnsi="Arial" w:eastAsia="宋体" w:cs="Arial"/>
                <w:b/>
                <w:bCs/>
                <w:color w:val="1B3A5C"/>
                <w:sz w:val="28"/>
                <w:szCs w:val="28"/>
                <w:vertAlign w:val="baseline"/>
                <w:lang w:val="en-US" w:eastAsia="zh-CN"/>
              </w:rPr>
            </w:pPr>
            <w:ins w:id="865" w:author="你说你喜欢海、但你没说是地中海。" w:date="2026-07-20T19:27:23Z">
              <w:r>
                <w:rPr>
                  <w:rFonts w:hint="default" w:ascii="Arial" w:hAnsi="Arial" w:eastAsia="Arial" w:cs="Arial"/>
                  <w:b w:val="0"/>
                  <w:bCs w:val="0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协商</w:t>
              </w:r>
            </w:ins>
            <w:ins w:id="866" w:author="你说你喜欢海、但你没说是地中海。" w:date="2026-07-20T19:27:24Z">
              <w:r>
                <w:rPr>
                  <w:rFonts w:hint="default" w:ascii="Arial" w:hAnsi="Arial" w:eastAsia="Arial" w:cs="Arial"/>
                  <w:b w:val="0"/>
                  <w:bCs w:val="0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确定</w:t>
              </w:r>
            </w:ins>
            <w:ins w:id="867" w:author="你说你喜欢海、但你没说是地中海。" w:date="2026-07-20T19:27:26Z">
              <w:r>
                <w:rPr>
                  <w:rFonts w:hint="default" w:ascii="Arial" w:hAnsi="Arial" w:eastAsia="Arial" w:cs="Arial"/>
                  <w:b w:val="0"/>
                  <w:bCs w:val="0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修改</w:t>
              </w:r>
            </w:ins>
            <w:ins w:id="868" w:author="你说你喜欢海、但你没说是地中海。" w:date="2026-07-20T19:27:28Z">
              <w:r>
                <w:rPr>
                  <w:rFonts w:hint="default" w:ascii="Arial" w:hAnsi="Arial" w:eastAsia="Arial" w:cs="Arial"/>
                  <w:b w:val="0"/>
                  <w:bCs w:val="0"/>
                  <w:color w:val="333333"/>
                  <w:sz w:val="22"/>
                  <w:szCs w:val="22"/>
                  <w:vertAlign w:val="baseline"/>
                  <w:lang w:val="en-US" w:eastAsia="zh-CN"/>
                </w:rPr>
                <w:t>时长</w:t>
              </w:r>
            </w:ins>
          </w:p>
        </w:tc>
        <w:tc>
          <w:tcPr>
            <w:tcW w:w="3597" w:type="dxa"/>
            <w:vAlign w:val="center"/>
          </w:tcPr>
          <w:p w14:paraId="22D5D500">
            <w:pPr>
              <w:rPr>
                <w:ins w:id="869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70" w:author="你说你喜欢海、但你没说是地中海。" w:date="2026-07-20T19:27:45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收费</w:t>
              </w:r>
            </w:ins>
            <w:ins w:id="871" w:author="你说你喜欢海、但你没说是地中海。" w:date="2026-07-20T19:27:46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标准</w:t>
              </w:r>
            </w:ins>
            <w:ins w:id="872" w:author="你说你喜欢海、但你没说是地中海。" w:date="2026-07-20T19:27:48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：</w:t>
              </w:r>
            </w:ins>
            <w:ins w:id="873" w:author="你说你喜欢海、但你没说是地中海。" w:date="2026-07-20T19:27:3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基础版50元/次，标准版80元/次，精编版100元/次</w:t>
              </w:r>
            </w:ins>
          </w:p>
        </w:tc>
      </w:tr>
      <w:tr w14:paraId="0F53C838">
        <w:trPr>
          <w:trHeight w:val="454" w:hRule="exact"/>
          <w:ins w:id="874" w:author="你说你喜欢海、但你没说是地中海。" w:date="2026-07-20T19:24:58Z"/>
        </w:trPr>
        <w:tc>
          <w:tcPr>
            <w:tcW w:w="1207" w:type="dxa"/>
            <w:vAlign w:val="center"/>
          </w:tcPr>
          <w:p w14:paraId="230341E6">
            <w:pPr>
              <w:rPr>
                <w:ins w:id="875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76" w:author="你说你喜欢海、但你没说是地中海。" w:date="2026-07-20T19:27:5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最终确认</w:t>
              </w:r>
            </w:ins>
          </w:p>
        </w:tc>
        <w:tc>
          <w:tcPr>
            <w:tcW w:w="2954" w:type="dxa"/>
            <w:vAlign w:val="center"/>
          </w:tcPr>
          <w:p w14:paraId="0346E44E">
            <w:pPr>
              <w:rPr>
                <w:ins w:id="877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78" w:author="你说你喜欢海、但你没说是地中海。" w:date="2026-07-20T19:28:0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创作者确认定稿</w:t>
              </w:r>
            </w:ins>
          </w:p>
        </w:tc>
        <w:tc>
          <w:tcPr>
            <w:tcW w:w="1870" w:type="dxa"/>
            <w:vAlign w:val="center"/>
          </w:tcPr>
          <w:p w14:paraId="54747BB4">
            <w:pPr>
              <w:rPr>
                <w:ins w:id="879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80" w:author="你说你喜欢海、但你没说是地中海。" w:date="2026-07-20T19:28:04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1个工作日内</w:t>
              </w:r>
            </w:ins>
          </w:p>
        </w:tc>
        <w:tc>
          <w:tcPr>
            <w:tcW w:w="3597" w:type="dxa"/>
            <w:vAlign w:val="center"/>
          </w:tcPr>
          <w:p w14:paraId="69E1DB2D">
            <w:pPr>
              <w:rPr>
                <w:ins w:id="881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82" w:author="你说你喜欢海、但你没说是地中海。" w:date="2026-07-20T19:28:0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确认后输出最终文件并交付</w:t>
              </w:r>
            </w:ins>
          </w:p>
        </w:tc>
      </w:tr>
      <w:tr w14:paraId="4A2C3D5A">
        <w:trPr>
          <w:trHeight w:val="454" w:hRule="exact"/>
          <w:ins w:id="883" w:author="你说你喜欢海、但你没说是地中海。" w:date="2026-07-20T19:24:58Z"/>
        </w:trPr>
        <w:tc>
          <w:tcPr>
            <w:tcW w:w="1207" w:type="dxa"/>
            <w:vAlign w:val="center"/>
          </w:tcPr>
          <w:p w14:paraId="3A24F68D">
            <w:pPr>
              <w:rPr>
                <w:ins w:id="884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85" w:author="你说你喜欢海、但你没说是地中海。" w:date="2026-07-20T19:28:1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成品交付</w:t>
              </w:r>
            </w:ins>
          </w:p>
        </w:tc>
        <w:tc>
          <w:tcPr>
            <w:tcW w:w="2954" w:type="dxa"/>
            <w:vAlign w:val="center"/>
          </w:tcPr>
          <w:p w14:paraId="2F2B6F3B">
            <w:pPr>
              <w:rPr>
                <w:ins w:id="886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87" w:author="你说你喜欢海、但你没说是地中海。" w:date="2026-07-20T19:28:2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交付最终音频/视频文件</w:t>
              </w:r>
            </w:ins>
          </w:p>
        </w:tc>
        <w:tc>
          <w:tcPr>
            <w:tcW w:w="1870" w:type="dxa"/>
            <w:vAlign w:val="center"/>
          </w:tcPr>
          <w:p w14:paraId="5C1B4631">
            <w:pPr>
              <w:rPr>
                <w:ins w:id="888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89" w:author="你说你喜欢海、但你没说是地中海。" w:date="2026-07-20T19:28:2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确认后24小时内</w:t>
              </w:r>
            </w:ins>
          </w:p>
        </w:tc>
        <w:tc>
          <w:tcPr>
            <w:tcW w:w="3597" w:type="dxa"/>
            <w:vAlign w:val="center"/>
          </w:tcPr>
          <w:p w14:paraId="1BF9799A">
            <w:pPr>
              <w:rPr>
                <w:ins w:id="890" w:author="你说你喜欢海、但你没说是地中海。" w:date="2026-07-20T19:24:58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891" w:author="你说你喜欢海、但你没说是地中海。" w:date="2026-07-20T19:28:31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云端存储+下载链接，保留90天</w:t>
              </w:r>
            </w:ins>
          </w:p>
        </w:tc>
      </w:tr>
    </w:tbl>
    <w:p w14:paraId="74D7FA48">
      <w:pPr>
        <w:rPr>
          <w:ins w:id="892" w:author="你说你喜欢海、但你没说是地中海。" w:date="2026-07-20T19:24:42Z"/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35D47FB5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 xml:space="preserve">2.6 </w:t>
      </w:r>
      <w:commentRangeStart w:id="14"/>
      <w:r>
        <w:rPr>
          <w:rFonts w:ascii="Arial" w:hAnsi="Arial" w:eastAsia="Arial" w:cs="Arial"/>
          <w:b/>
          <w:bCs/>
          <w:color w:val="1B3A5C"/>
          <w:sz w:val="28"/>
          <w:szCs w:val="28"/>
        </w:rPr>
        <w:t>后期制作工具清单</w:t>
      </w:r>
      <w:commentRangeEnd w:id="14"/>
      <w:r>
        <w:commentReference w:id="14"/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2E6ADF0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CD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工具类别, 推荐工具, 用途, 费用</w:t>
            </w:r>
          </w:p>
        </w:tc>
      </w:tr>
      <w:tr w14:paraId="46C5663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28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音频编辑, Adobe Audition, 专业音频编辑、降噪、多轨混音, 付费（订阅制）</w:t>
            </w:r>
          </w:p>
        </w:tc>
      </w:tr>
      <w:tr w14:paraId="2429E839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E1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音频编辑, Reaper, 轻量级DAW，性价比高, 付费（买断制，60天免费试用）</w:t>
            </w:r>
          </w:p>
        </w:tc>
      </w:tr>
      <w:tr w14:paraId="191C534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4C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音频编辑, Audacity, 开源免费音频编辑，适合基础需求, 免费</w:t>
            </w:r>
          </w:p>
        </w:tc>
      </w:tr>
      <w:tr w14:paraId="06EBD54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92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音频编辑, GarageBand（Mac）, Mac自带，适合入门, 免费</w:t>
            </w:r>
          </w:p>
        </w:tc>
      </w:tr>
      <w:tr w14:paraId="685FCBE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64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降噪插件, iZotope RX, 行业标杆降噪修复工具, 付费</w:t>
            </w:r>
          </w:p>
        </w:tc>
      </w:tr>
      <w:tr w14:paraId="3CEC3EA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5C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降噪插件, Waves NS1, 实时降噪，一键处理, 付费</w:t>
            </w:r>
          </w:p>
        </w:tc>
      </w:tr>
      <w:tr w14:paraId="3E363F0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F1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响度标准化, Youlean Loudness Meter, 响度检测与标准化, 免费/付费版</w:t>
            </w:r>
          </w:p>
        </w:tc>
      </w:tr>
      <w:tr w14:paraId="2D4D17F3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7B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配乐素材, Epidemic Sound, 版权音乐素材库, 订阅制</w:t>
            </w:r>
          </w:p>
        </w:tc>
      </w:tr>
      <w:tr w14:paraId="44376CF9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E6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配乐素材, Artlist, 版权音乐+音效素材, 订阅制</w:t>
            </w:r>
          </w:p>
        </w:tc>
      </w:tr>
      <w:tr w14:paraId="1F6CB1CA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37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配乐素材, Pixabay Music, 免费版权音乐, 免费</w:t>
            </w:r>
          </w:p>
        </w:tc>
      </w:tr>
      <w:tr w14:paraId="7D12DD03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2F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封面设计, Canva, 在线设计工具，模板丰富, 免费/付费</w:t>
            </w:r>
          </w:p>
        </w:tc>
      </w:tr>
      <w:tr w14:paraId="71C36F89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25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封面设计, Adobe Photoshop, 专业图片设计, 付费</w:t>
            </w:r>
          </w:p>
        </w:tc>
      </w:tr>
      <w:tr w14:paraId="0F13504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BA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AI辅助, Adobe Podcast AI, AI降噪增强, 免费</w:t>
            </w:r>
          </w:p>
        </w:tc>
      </w:tr>
      <w:tr w14:paraId="2C49BEF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8F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AI辅助, Auphonic, AI自动后期处理, 免费额度/付费</w:t>
            </w:r>
          </w:p>
        </w:tc>
      </w:tr>
    </w:tbl>
    <w:p w14:paraId="492FD9DB">
      <w:r>
        <w:br w:type="page"/>
      </w:r>
    </w:p>
    <w:p w14:paraId="06C89498">
      <w:pPr>
        <w:pStyle w:val="3"/>
        <w:spacing w:before="320" w:after="160"/>
        <w:rPr>
          <w:ins w:id="893" w:author="你说你喜欢海、但你没说是地中海。" w:date="2026-07-20T19:35:25Z"/>
          <w:rFonts w:ascii="Arial" w:hAnsi="Arial" w:eastAsia="Arial" w:cs="Arial"/>
          <w:b/>
          <w:bCs/>
          <w:color w:val="1B3A5C"/>
          <w:sz w:val="28"/>
          <w:szCs w:val="28"/>
        </w:rPr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2.7 常见问题FAQ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6444"/>
      </w:tblGrid>
      <w:tr w14:paraId="374B86DC">
        <w:trPr>
          <w:trHeight w:val="429" w:hRule="atLeast"/>
          <w:ins w:id="894" w:author="你说你喜欢海、但你没说是地中海。" w:date="2026-07-20T19:35:36Z"/>
        </w:trPr>
        <w:tc>
          <w:tcPr>
            <w:tcW w:w="3184" w:type="dxa"/>
            <w:vAlign w:val="center"/>
          </w:tcPr>
          <w:p w14:paraId="667FC43C">
            <w:pPr>
              <w:jc w:val="center"/>
              <w:rPr>
                <w:ins w:id="895" w:author="你说你喜欢海、但你没说是地中海。" w:date="2026-07-20T19:35:36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896" w:author="你说你喜欢海、但你没说是地中海。" w:date="2026-07-20T19:35:40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问题</w:t>
              </w:r>
            </w:ins>
          </w:p>
        </w:tc>
        <w:tc>
          <w:tcPr>
            <w:tcW w:w="6444" w:type="dxa"/>
            <w:vAlign w:val="center"/>
          </w:tcPr>
          <w:p w14:paraId="47C5E52C">
            <w:pPr>
              <w:jc w:val="center"/>
              <w:rPr>
                <w:ins w:id="897" w:author="你说你喜欢海、但你没说是地中海。" w:date="2026-07-20T19:35:36Z"/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ins w:id="898" w:author="你说你喜欢海、但你没说是地中海。" w:date="2026-07-20T19:35:43Z">
              <w:r>
                <w:rPr>
                  <w:rFonts w:hint="eastAsia" w:ascii="Arial" w:hAnsi="Arial" w:eastAsia="宋体" w:cs="Arial"/>
                  <w:b/>
                  <w:bCs/>
                  <w:color w:val="1B3A5C"/>
                  <w:sz w:val="22"/>
                  <w:szCs w:val="22"/>
                  <w:vertAlign w:val="baseline"/>
                  <w:lang w:val="en-US" w:eastAsia="zh-CN"/>
                </w:rPr>
                <w:t>解答</w:t>
              </w:r>
            </w:ins>
          </w:p>
        </w:tc>
      </w:tr>
      <w:tr w14:paraId="50FBC742">
        <w:trPr>
          <w:trHeight w:val="683" w:hRule="atLeast"/>
          <w:ins w:id="899" w:author="你说你喜欢海、但你没说是地中海。" w:date="2026-07-20T19:35:36Z"/>
        </w:trPr>
        <w:tc>
          <w:tcPr>
            <w:tcW w:w="3184" w:type="dxa"/>
            <w:vAlign w:val="center"/>
          </w:tcPr>
          <w:p w14:paraId="0ACE2733">
            <w:pPr>
              <w:rPr>
                <w:ins w:id="900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01" w:author="你说你喜欢海、但你没说是地中海。" w:date="2026-07-20T19:35:5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录音质量很差可以修复吗？</w:t>
              </w:r>
            </w:ins>
          </w:p>
        </w:tc>
        <w:tc>
          <w:tcPr>
            <w:tcW w:w="6444" w:type="dxa"/>
            <w:vAlign w:val="center"/>
          </w:tcPr>
          <w:p w14:paraId="7EF93B53">
            <w:pPr>
              <w:rPr>
                <w:ins w:id="902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03" w:author="你说你喜欢海、但你没说是地中海。" w:date="2026-07-20T19:35:5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大部分音质问题可以通过专业降噪和EQ处理改善。但严重失真或缺失的音频无法完全恢复。建议录制前做好设备调试。</w:t>
              </w:r>
            </w:ins>
          </w:p>
        </w:tc>
      </w:tr>
      <w:tr w14:paraId="661562D0">
        <w:trPr>
          <w:trHeight w:val="706" w:hRule="atLeast"/>
          <w:ins w:id="904" w:author="你说你喜欢海、但你没说是地中海。" w:date="2026-07-20T19:35:36Z"/>
        </w:trPr>
        <w:tc>
          <w:tcPr>
            <w:tcW w:w="3184" w:type="dxa"/>
            <w:vAlign w:val="center"/>
          </w:tcPr>
          <w:p w14:paraId="35F8BD4B">
            <w:pPr>
              <w:rPr>
                <w:ins w:id="905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06" w:author="你说你喜欢海、但你没说是地中海。" w:date="2026-07-20T19:36:0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后期制作需要多长时间？</w:t>
              </w:r>
            </w:ins>
          </w:p>
        </w:tc>
        <w:tc>
          <w:tcPr>
            <w:tcW w:w="6444" w:type="dxa"/>
            <w:vAlign w:val="center"/>
          </w:tcPr>
          <w:p w14:paraId="31145C58">
            <w:pPr>
              <w:rPr>
                <w:ins w:id="907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08" w:author="你说你喜欢海、但你没说是地中海。" w:date="2026-07-20T19:36:12Z">
              <w:commentRangeStart w:id="15"/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基础版</w:t>
              </w:r>
            </w:ins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3-5天</w:t>
            </w:r>
            <w:ins w:id="909" w:author="你说你喜欢海、但你没说是地中海。" w:date="2026-07-20T19:36:1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，标准版</w:t>
              </w:r>
            </w:ins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5-7天</w:t>
            </w:r>
            <w:ins w:id="910" w:author="你说你喜欢海、但你没说是地中海。" w:date="2026-07-20T19:36:1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，精编版</w:t>
              </w:r>
              <w:commentRangeEnd w:id="15"/>
            </w:ins>
            <w:r>
              <w:commentReference w:id="15"/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7-10天</w:t>
            </w:r>
            <w:ins w:id="911" w:author="你说你喜欢海、但你没说是地中海。" w:date="2026-07-20T19:36:1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。加急服务另收30%加急费。</w:t>
              </w:r>
            </w:ins>
          </w:p>
        </w:tc>
      </w:tr>
      <w:tr w14:paraId="39B09EF6">
        <w:trPr>
          <w:trHeight w:val="729" w:hRule="atLeast"/>
          <w:ins w:id="912" w:author="你说你喜欢海、但你没说是地中海。" w:date="2026-07-20T19:35:36Z"/>
        </w:trPr>
        <w:tc>
          <w:tcPr>
            <w:tcW w:w="3184" w:type="dxa"/>
            <w:vAlign w:val="center"/>
          </w:tcPr>
          <w:p w14:paraId="0EE28627">
            <w:pPr>
              <w:rPr>
                <w:ins w:id="913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14" w:author="你说你喜欢海、但你没说是地中海。" w:date="2026-07-20T19:36:2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可以自己选配乐吗？</w:t>
              </w:r>
            </w:ins>
          </w:p>
        </w:tc>
        <w:tc>
          <w:tcPr>
            <w:tcW w:w="6444" w:type="dxa"/>
            <w:vAlign w:val="center"/>
          </w:tcPr>
          <w:p w14:paraId="1777CE76">
            <w:pPr>
              <w:rPr>
                <w:ins w:id="915" w:author="你说你喜欢海、但你没说是地中海。" w:date="2026-07-20T19:35:36Z"/>
                <w:rFonts w:hint="default" w:ascii="Arial" w:hAnsi="Arial" w:eastAsia="宋体" w:cs="Arial"/>
                <w:b/>
                <w:bCs/>
                <w:color w:val="1B3A5C"/>
                <w:sz w:val="28"/>
                <w:szCs w:val="28"/>
                <w:vertAlign w:val="baseline"/>
                <w:lang w:val="en-US" w:eastAsia="zh-CN"/>
              </w:rPr>
            </w:pPr>
            <w:ins w:id="916" w:author="你说你喜欢海、但你没说是地中海。" w:date="2026-07-20T19:36:2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可以。提供配乐参考或素材，后期团队会使用你选择的音乐。也可以由后期团队根据节目风格推荐。</w:t>
              </w:r>
            </w:ins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但需符合版权使用规范，避免法律风险。</w:t>
            </w:r>
          </w:p>
        </w:tc>
      </w:tr>
      <w:tr w14:paraId="1D270BA8">
        <w:trPr>
          <w:trHeight w:val="750" w:hRule="atLeast"/>
          <w:ins w:id="917" w:author="你说你喜欢海、但你没说是地中海。" w:date="2026-07-20T19:35:36Z"/>
        </w:trPr>
        <w:tc>
          <w:tcPr>
            <w:tcW w:w="3184" w:type="dxa"/>
            <w:vAlign w:val="center"/>
          </w:tcPr>
          <w:p w14:paraId="5CD8D764">
            <w:pPr>
              <w:rPr>
                <w:ins w:id="918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19" w:author="你说你喜欢海、但你没说是地中海。" w:date="2026-07-20T19:36:3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修改次数用完了还想改怎么办？</w:t>
              </w:r>
            </w:ins>
          </w:p>
        </w:tc>
        <w:tc>
          <w:tcPr>
            <w:tcW w:w="6444" w:type="dxa"/>
            <w:vAlign w:val="center"/>
          </w:tcPr>
          <w:p w14:paraId="7F73181B">
            <w:pPr>
              <w:rPr>
                <w:ins w:id="920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21" w:author="你说你喜欢海、但你没说是地中海。" w:date="2026-07-20T19:36:3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额外修改按次收费：基础版50元/次，标准版80元/次，精编版100元/次。</w:t>
              </w:r>
            </w:ins>
          </w:p>
        </w:tc>
      </w:tr>
      <w:tr w14:paraId="07234B1E">
        <w:trPr>
          <w:trHeight w:val="765" w:hRule="atLeast"/>
          <w:ins w:id="922" w:author="你说你喜欢海、但你没说是地中海。" w:date="2026-07-20T19:35:36Z"/>
        </w:trPr>
        <w:tc>
          <w:tcPr>
            <w:tcW w:w="3184" w:type="dxa"/>
            <w:vAlign w:val="center"/>
          </w:tcPr>
          <w:p w14:paraId="347B4F93">
            <w:pPr>
              <w:rPr>
                <w:ins w:id="923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24" w:author="你说你喜欢海、但你没说是地中海。" w:date="2026-07-20T19:36:43Z">
              <w:commentRangeStart w:id="16"/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封面设计包含几稿？</w:t>
              </w:r>
              <w:commentRangeEnd w:id="16"/>
            </w:ins>
            <w:r>
              <w:commentReference w:id="16"/>
            </w:r>
          </w:p>
        </w:tc>
        <w:tc>
          <w:tcPr>
            <w:tcW w:w="6444" w:type="dxa"/>
            <w:vAlign w:val="center"/>
          </w:tcPr>
          <w:p w14:paraId="72822615">
            <w:pPr>
              <w:rPr>
                <w:ins w:id="925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26" w:author="你说你喜欢海、但你没说是地中海。" w:date="2026-07-20T19:36:4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标准版含1稿封面+1次修改，精编版含2稿选择+2次修改。额外设计100元/稿。</w:t>
              </w:r>
            </w:ins>
          </w:p>
        </w:tc>
      </w:tr>
      <w:tr w14:paraId="02612D84">
        <w:trPr>
          <w:trHeight w:val="722" w:hRule="atLeast"/>
          <w:ins w:id="927" w:author="你说你喜欢海、但你没说是地中海。" w:date="2026-07-20T19:35:36Z"/>
        </w:trPr>
        <w:tc>
          <w:tcPr>
            <w:tcW w:w="3184" w:type="dxa"/>
            <w:vAlign w:val="center"/>
          </w:tcPr>
          <w:p w14:paraId="3BACD30B">
            <w:pPr>
              <w:rPr>
                <w:ins w:id="928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29" w:author="你说你喜欢海、但你没说是地中海。" w:date="2026-07-20T19:37:0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视频播客后期怎么收费？</w:t>
              </w:r>
            </w:ins>
          </w:p>
        </w:tc>
        <w:tc>
          <w:tcPr>
            <w:tcW w:w="6444" w:type="dxa"/>
            <w:vAlign w:val="center"/>
          </w:tcPr>
          <w:p w14:paraId="7CE8E545">
            <w:pPr>
              <w:rPr>
                <w:ins w:id="930" w:author="你说你喜欢海、但你没说是地中海。" w:date="2026-07-20T19:35:36Z"/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ins w:id="931" w:author="你说你喜欢海、但你没说是地中海。" w:date="2026-07-20T19:37:2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视频后期在音频后期基础上增加视频剪辑、字幕添加、画面调色等，费用为音频后期的2</w:t>
              </w:r>
            </w:ins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-2.5</w:t>
            </w:r>
            <w:ins w:id="932" w:author="你说你喜欢海、但你没说是地中海。" w:date="2026-07-20T19:37:2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倍。</w:t>
              </w:r>
            </w:ins>
          </w:p>
        </w:tc>
      </w:tr>
      <w:tr w14:paraId="161ADBA2">
        <w:trPr>
          <w:trHeight w:val="754" w:hRule="atLeast"/>
          <w:ins w:id="933" w:author="你说你喜欢海、但你没说是地中海。" w:date="2026-07-20T19:37:22Z"/>
        </w:trPr>
        <w:tc>
          <w:tcPr>
            <w:tcW w:w="3184" w:type="dxa"/>
            <w:vAlign w:val="center"/>
          </w:tcPr>
          <w:p w14:paraId="39C84AAE">
            <w:pPr>
              <w:rPr>
                <w:ins w:id="934" w:author="你说你喜欢海、但你没说是地中海。" w:date="2026-07-20T19:37:22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935" w:author="你说你喜欢海、但你没说是地中海。" w:date="2026-07-20T19:37:2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批量制作有优惠吗？</w:t>
              </w:r>
            </w:ins>
          </w:p>
        </w:tc>
        <w:tc>
          <w:tcPr>
            <w:tcW w:w="6444" w:type="dxa"/>
            <w:vAlign w:val="center"/>
          </w:tcPr>
          <w:p w14:paraId="5B84FEED">
            <w:pPr>
              <w:rPr>
                <w:ins w:id="936" w:author="你说你喜欢海、但你没说是地中海。" w:date="2026-07-20T19:37:22Z"/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</w:pPr>
            <w:ins w:id="937" w:author="你说你喜欢海、但你没说是地中海。" w:date="2026-07-20T19:37:34Z">
              <w:commentRangeStart w:id="17"/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有。一次性预订5期以上享受9折，10期以上8.5折。会员在此基础上再享9折。</w:t>
              </w:r>
              <w:commentRangeEnd w:id="17"/>
            </w:ins>
            <w:r>
              <w:commentReference w:id="17"/>
            </w:r>
          </w:p>
        </w:tc>
      </w:tr>
    </w:tbl>
    <w:p w14:paraId="024DEE9C">
      <w:pPr>
        <w:rPr>
          <w:ins w:id="938" w:author="你说你喜欢海、但你没说是地中海。" w:date="2026-07-20T19:35:25Z"/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0B6BD592">
      <w:pPr>
        <w:rPr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782EED74">
      <w:r>
        <w:br w:type="page"/>
      </w:r>
    </w:p>
    <w:p w14:paraId="611FA4A6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第三部分  🎁 定制化录制</w:t>
      </w:r>
    </w:p>
    <w:p w14:paraId="16F63385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3.1 业务概述与定位</w:t>
      </w:r>
    </w:p>
    <w:p w14:paraId="4919FAF0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定制化录制是此刻Space的特色业务，将播客从专业内容创作延伸到生活情感记录领域。无论是自己的内心呼唤、闺蜜的吐槽倾诉、孩子的童言无忌、爸妈的爱心唠叨、爱人的甜言蜜语，还是同学的欢声笑语、伙伴的深度交流，都可以做成声音日记和视频日记，留下生活的记录、爱的表达与倾听。</w:t>
      </w:r>
    </w:p>
    <w:p w14:paraId="056A963F">
      <w:pPr>
        <w:spacing w:before="60" w:after="60"/>
      </w:pPr>
    </w:p>
    <w:p w14:paraId="29102798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核心价值：让普通人也能体验做自己音视频播客的主播，用声音和画面记录生命中每一个值得珍藏的此刻。</w:t>
      </w:r>
    </w:p>
    <w:p w14:paraId="5E142C59">
      <w:pPr>
        <w:spacing w:before="60" w:after="60"/>
      </w:pP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0880D34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026841"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服务亮点</w:t>
            </w:r>
          </w:p>
          <w:p w14:paraId="6C7A5086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 xml:space="preserve">• </w:t>
            </w:r>
            <w:commentRangeStart w:id="18"/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专属1V1需求沟通：录制前1小时线上沟通，量身定制节目方案</w:t>
            </w:r>
            <w:commentRangeEnd w:id="18"/>
            <w:r>
              <w:commentReference w:id="18"/>
            </w:r>
          </w:p>
          <w:p w14:paraId="276AD9A8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全程现场指导：专业播客制作人现场指导录制，确保最佳效果</w:t>
            </w:r>
          </w:p>
          <w:p w14:paraId="0C6E9505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一站式交付：录制+剪辑+制作+封面，一次搞定</w:t>
            </w:r>
          </w:p>
          <w:p w14:paraId="052F9086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6大主题系列：覆盖生日、纪念日、节日、告白、闺蜜、毕业等人生重要场景</w:t>
            </w:r>
          </w:p>
          <w:p w14:paraId="2B6D2443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音视频双模式：音频播客+视频播客，满足不同记录需求</w:t>
            </w:r>
          </w:p>
        </w:tc>
      </w:tr>
    </w:tbl>
    <w:p w14:paraId="411BED33">
      <w:pPr>
        <w:spacing w:before="60" w:after="60"/>
      </w:pPr>
    </w:p>
    <w:p w14:paraId="07CAE637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3.2 定价体系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335686B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C3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服务项目, 人数, 定价, 单位, 说明</w:t>
            </w:r>
          </w:p>
        </w:tc>
      </w:tr>
      <w:tr w14:paraId="4353DA2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7D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音频节目定制, 2-3人, 398元, 元/期, 含1V1沟通+现场指导+后期制作（含1次修改）</w:t>
            </w:r>
          </w:p>
        </w:tc>
      </w:tr>
      <w:tr w14:paraId="218C41B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E8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音频节目定制, 4-6人, 698元, 元/期, 含1V1沟通+现场指导+后期制作（含1次修改）</w:t>
            </w:r>
          </w:p>
        </w:tc>
      </w:tr>
      <w:tr w14:paraId="6237CEE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43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视频节目定制, 2-3人, 5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9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8元, 元/期, 含1V1沟通+现场指导+视频后期（含1次修改）</w:t>
            </w:r>
          </w:p>
        </w:tc>
      </w:tr>
      <w:tr w14:paraId="3F3E9F1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85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视频节目定制, 4-6人, 888元, 元/期, 含1V1沟通+现场指导+视频后期（含1次修改）</w:t>
            </w:r>
          </w:p>
        </w:tc>
      </w:tr>
    </w:tbl>
    <w:p w14:paraId="5EE83E90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收费标准说明</w:t>
      </w:r>
    </w:p>
    <w:p w14:paraId="0FC81290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每期录制时长在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6</w:t>
      </w:r>
      <w:r>
        <w:rPr>
          <w:rFonts w:ascii="Arial" w:hAnsi="Arial" w:eastAsia="Arial" w:cs="Arial"/>
          <w:color w:val="333333"/>
          <w:sz w:val="22"/>
          <w:szCs w:val="22"/>
        </w:rPr>
        <w:t>0-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70</w:t>
      </w:r>
      <w:r>
        <w:rPr>
          <w:rFonts w:ascii="Arial" w:hAnsi="Arial" w:eastAsia="Arial" w:cs="Arial"/>
          <w:color w:val="333333"/>
          <w:sz w:val="22"/>
          <w:szCs w:val="22"/>
        </w:rPr>
        <w:t>分钟内（含录制前的设备调试、情绪酝酿及准备时间等）</w:t>
      </w:r>
    </w:p>
    <w:p w14:paraId="0E3401F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每期节目制作完成时长在30-45分钟内</w:t>
      </w:r>
    </w:p>
    <w:p w14:paraId="585E3262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录制前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15-30分钟</w:t>
      </w:r>
      <w:r>
        <w:rPr>
          <w:rFonts w:ascii="Arial" w:hAnsi="Arial" w:eastAsia="Arial" w:cs="Arial"/>
          <w:color w:val="333333"/>
          <w:sz w:val="22"/>
          <w:szCs w:val="22"/>
        </w:rPr>
        <w:t>1V1需求沟通专属服务（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基于小程序需求确认进行线上沟通</w:t>
      </w:r>
      <w:r>
        <w:rPr>
          <w:rFonts w:ascii="Arial" w:hAnsi="Arial" w:eastAsia="Arial" w:cs="Arial"/>
          <w:color w:val="333333"/>
          <w:sz w:val="22"/>
          <w:szCs w:val="22"/>
        </w:rPr>
        <w:t>）</w:t>
      </w:r>
    </w:p>
    <w:p w14:paraId="5FE8231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录制现场全程指导</w:t>
      </w:r>
    </w:p>
    <w:p w14:paraId="07A69544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录制完成后剪辑制作（含一次审核修改）</w:t>
      </w:r>
    </w:p>
    <w:p w14:paraId="7E50A8C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超时音频节目按68元/10分钟收取加时费</w:t>
      </w:r>
    </w:p>
    <w:p w14:paraId="288E754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超时视频节目按100元/10分钟收取加时费</w:t>
      </w:r>
    </w:p>
    <w:p w14:paraId="07D517F8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会员享受9折优惠</w:t>
      </w:r>
      <w:r>
        <w:br w:type="page"/>
      </w:r>
    </w:p>
    <w:p w14:paraId="1EF165AF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3.3 六大系列详细方案</w:t>
      </w:r>
    </w:p>
    <w:p w14:paraId="2BB0003B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此刻Space定制化录制包含六大主题系列，每个系列都有独特的节目模板、话题引导和流程设计，确保每一期定制节目都能打动人心。</w:t>
      </w:r>
    </w:p>
    <w:p w14:paraId="4783F6F7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系列一：《此刻心声·生日纪》</w:t>
      </w:r>
    </w:p>
    <w:p w14:paraId="56F5CD8B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主题定位：用声音为生命中每一个重要的生日留下永恒记忆</w:t>
      </w:r>
    </w:p>
    <w:p w14:paraId="1F1B8D22">
      <w:pPr>
        <w:spacing w:before="60" w:after="60"/>
      </w:pPr>
    </w:p>
    <w:p w14:paraId="6B0A0D6D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节目模板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FE12B6B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198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环节, 时长, 内容设计</w:t>
            </w:r>
            <w:r>
              <w:rPr>
                <w:rFonts w:hint="eastAsia" w:ascii="Arial" w:hAnsi="Arial" w:eastAsia="宋体" w:cs="Arial"/>
                <w:b/>
                <w:bCs/>
                <w:color w:val="FFFFFF"/>
                <w:sz w:val="22"/>
                <w:szCs w:val="22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FFFFFF"/>
                <w:sz w:val="22"/>
                <w:szCs w:val="22"/>
                <w:lang w:val="en-US" w:eastAsia="zh-CN"/>
              </w:rPr>
              <w:t>1-5人）</w:t>
            </w:r>
          </w:p>
        </w:tc>
      </w:tr>
      <w:tr w14:paraId="702334D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1E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片头, 30秒, 生日快乐音乐+主持人开场白+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主角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介绍</w:t>
            </w:r>
          </w:p>
        </w:tc>
      </w:tr>
      <w:tr w14:paraId="4A3CF8C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F3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 xml:space="preserve">第一幕·童年回忆, 5-8分钟, 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主角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讲述童年最难忘的生日记忆，父母/亲人补充回忆</w:t>
            </w:r>
          </w:p>
        </w:tc>
      </w:tr>
      <w:tr w14:paraId="13FE718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E1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第二幕·成长故事, 8-10分钟, 过去一年的成长故事、重要时刻、感动瞬间</w:t>
            </w:r>
          </w:p>
        </w:tc>
      </w:tr>
      <w:tr w14:paraId="1CAC8C66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5C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第三幕·亲友祝福, 8-10分钟, 到场亲友逐一送上生日祝福和心里话</w:t>
            </w:r>
          </w:p>
        </w:tc>
      </w:tr>
      <w:tr w14:paraId="10D73D4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7D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第四幕·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主角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 xml:space="preserve">心声, 5-8分钟, 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主角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对过去一年的感悟、对未来的期许、对亲友的感谢</w:t>
            </w:r>
          </w:p>
        </w:tc>
      </w:tr>
      <w:tr w14:paraId="2A939730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50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 xml:space="preserve">第五幕·许愿时刻, 3-5分钟, 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主角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许下生日愿望，全场齐唱生日快乐歌</w:t>
            </w:r>
          </w:p>
        </w:tc>
      </w:tr>
      <w:tr w14:paraId="41D8CAE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B0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片尾, 1分钟, 主持人总结+生日专属片尾音乐</w:t>
            </w:r>
          </w:p>
        </w:tc>
      </w:tr>
    </w:tbl>
    <w:p w14:paraId="69761A0D">
      <w:pPr>
        <w:spacing w:before="60" w:after="60"/>
      </w:pPr>
    </w:p>
    <w:p w14:paraId="221A8929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话题引导清单</w:t>
      </w:r>
    </w:p>
    <w:p w14:paraId="637A6910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你记忆中最难忘的一个生日是几岁？发生了什么？</w:t>
      </w:r>
    </w:p>
    <w:p w14:paraId="2645B56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过去这一年，你觉得最大的变化是什么？</w:t>
      </w:r>
    </w:p>
    <w:p w14:paraId="63BEB4C2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如果可以对一年前的自己说一句话，你会说什么？</w:t>
      </w:r>
    </w:p>
    <w:p w14:paraId="186CBBBB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新的一年，你最想完成的三件事是什么？</w:t>
      </w:r>
    </w:p>
    <w:p w14:paraId="3E207FF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在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你的各种关系里</w:t>
      </w:r>
      <w:r>
        <w:rPr>
          <w:rFonts w:ascii="Arial" w:hAnsi="Arial" w:eastAsia="Arial" w:cs="Arial"/>
          <w:color w:val="333333"/>
          <w:sz w:val="22"/>
          <w:szCs w:val="22"/>
        </w:rPr>
        <w:t>所有人里，谁对你的影响最大？想对ta说什么？</w:t>
      </w:r>
    </w:p>
    <w:p w14:paraId="1008717D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你觉得长大意味着什么？</w:t>
      </w:r>
    </w:p>
    <w:p w14:paraId="4240B34C">
      <w:pPr>
        <w:spacing w:before="60" w:after="60"/>
      </w:pPr>
    </w:p>
    <w:p w14:paraId="0CFE1D4F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交付物清单</w:t>
      </w:r>
    </w:p>
    <w:p w14:paraId="489AF476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定制节目音频/视频文件（30-45分钟成片）</w:t>
      </w:r>
    </w:p>
    <w:p w14:paraId="7C366D51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节目封面设计（生日专属主题）</w:t>
      </w:r>
    </w:p>
    <w:p w14:paraId="13E8C84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精华片段短视频（3-5分钟，适合社交媒体分享）</w:t>
      </w:r>
    </w:p>
    <w:p w14:paraId="2ED444AE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生日纪念电子卡片（含节目二维码）</w:t>
      </w:r>
    </w:p>
    <w:p w14:paraId="6FBFFA42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录音原始文件备份</w:t>
      </w:r>
    </w:p>
    <w:p w14:paraId="55109CE3">
      <w:r>
        <w:br w:type="page"/>
      </w:r>
    </w:p>
    <w:p w14:paraId="79C9C82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系列二：《此刻心声·心声纪》</w:t>
      </w:r>
    </w:p>
    <w:p w14:paraId="37CED67D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主题定位：为每一个值得铭记的纪念日留下声音档案——恋爱纪念日、结婚纪念日、入职周年、创业周年、友谊纪念等</w:t>
      </w:r>
    </w:p>
    <w:p w14:paraId="4C117203">
      <w:pPr>
        <w:spacing w:before="60" w:after="60"/>
      </w:pPr>
    </w:p>
    <w:p w14:paraId="3F6573DF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节目模板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80A0724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2F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环节, 时长, 内容设计</w:t>
            </w:r>
          </w:p>
        </w:tc>
      </w:tr>
      <w:tr w14:paraId="6D7F82F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BB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片头, 30秒, 纪念主题音乐+开场白+纪念日背景介绍</w:t>
            </w:r>
          </w:p>
        </w:tc>
      </w:tr>
      <w:tr w14:paraId="03FBF74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C8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第一幕·初见时刻, 5-8分钟, 回忆初次相遇/相识的场景、第一印象、当时的心情</w:t>
            </w:r>
          </w:p>
        </w:tc>
      </w:tr>
      <w:tr w14:paraId="182208F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C1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第二幕·风雨同路, 8-12分钟, 共同经历的重要事件、困难时刻、互相扶持的故事</w:t>
            </w:r>
          </w:p>
        </w:tc>
      </w:tr>
      <w:tr w14:paraId="002701F6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E5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第三幕·甜蜜瞬间, 5-8分钟, 最感动的瞬间、最开心的回忆、最意想不到的惊喜</w:t>
            </w:r>
          </w:p>
        </w:tc>
      </w:tr>
      <w:tr w14:paraId="6E9C42E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68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第四幕·真心话, 8-10分钟, 双方互诉衷肠，说出平时不曾说出口的话</w:t>
            </w:r>
          </w:p>
        </w:tc>
      </w:tr>
      <w:tr w14:paraId="0F0D5B3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BE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第五幕·未来之约, 5-8分钟, 对下一个阶段的期许、共同的梦想和计划</w:t>
            </w:r>
          </w:p>
        </w:tc>
      </w:tr>
      <w:tr w14:paraId="32F7F233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8BA0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片尾, 1分钟, 总结+纪念专属音乐+双方合声谢谢有你</w:t>
            </w:r>
          </w:p>
        </w:tc>
      </w:tr>
    </w:tbl>
    <w:p w14:paraId="03091427">
      <w:pPr>
        <w:spacing w:before="60" w:after="60"/>
      </w:pPr>
    </w:p>
    <w:p w14:paraId="76AA7E33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话题引导清单</w:t>
      </w:r>
    </w:p>
    <w:p w14:paraId="6C7D0BF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第一次见面/认识的时候，你对方的第一印象是什么？</w:t>
      </w:r>
    </w:p>
    <w:p w14:paraId="57429C70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在一起的日子里，最让你感动的一件事是什么？</w:t>
      </w:r>
    </w:p>
    <w:p w14:paraId="443DA2D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有没有什么时刻，你差点放弃？是什么让你坚持下来？</w:t>
      </w:r>
    </w:p>
    <w:p w14:paraId="716CD704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对方做过最让你意想不到的事是什么？</w:t>
      </w:r>
    </w:p>
    <w:p w14:paraId="1060F67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如果时间倒流，你最想重新经历哪一天？</w:t>
      </w:r>
      <w:ins w:id="939" w:author="你说你喜欢海、但你没说是地中海。" w:date="2026-07-20T19:59:17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为什么</w:t>
        </w:r>
      </w:ins>
      <w:ins w:id="940" w:author="你说你喜欢海、但你没说是地中海。" w:date="2026-07-20T19:59:18Z">
        <w:r>
          <w:rPr>
            <w:rFonts w:hint="eastAsia" w:ascii="Arial" w:hAnsi="Arial" w:eastAsia="宋体" w:cs="Arial"/>
            <w:color w:val="333333"/>
            <w:sz w:val="22"/>
            <w:szCs w:val="22"/>
            <w:lang w:val="en-US" w:eastAsia="zh-CN"/>
          </w:rPr>
          <w:t>？</w:t>
        </w:r>
      </w:ins>
    </w:p>
    <w:p w14:paraId="228F8A47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未来五年，你最期待和对方一起做的事是什么？</w:t>
      </w:r>
    </w:p>
    <w:p w14:paraId="6CE58AEE">
      <w:pPr>
        <w:spacing w:before="60" w:after="60"/>
      </w:pPr>
    </w:p>
    <w:p w14:paraId="1BADDDB1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适用场景</w:t>
      </w:r>
    </w:p>
    <w:p w14:paraId="669F549D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恋爱纪念日（100天、一周年、三周年等）</w:t>
      </w:r>
    </w:p>
    <w:p w14:paraId="4A3A5124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结婚纪念日（纸婚、银婚、金婚等）</w:t>
      </w:r>
    </w:p>
    <w:p w14:paraId="3549E2E7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入职/创业周年纪念</w:t>
      </w:r>
    </w:p>
    <w:p w14:paraId="65031494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友谊周年纪念</w:t>
      </w:r>
    </w:p>
    <w:p w14:paraId="75C15BB7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家庭周年纪念（搬家、移民等）</w:t>
      </w:r>
    </w:p>
    <w:p w14:paraId="5E7763F6">
      <w:r>
        <w:br w:type="page"/>
      </w:r>
    </w:p>
    <w:p w14:paraId="162DB52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系列三：《此刻心意·节日特调》</w:t>
      </w:r>
    </w:p>
    <w:p w14:paraId="422FFD65">
      <w:pPr>
        <w:spacing w:before="80" w:after="80" w:line="360" w:lineRule="auto"/>
        <w:rPr>
          <w:rFonts w:hint="eastAsia" w:eastAsia="宋体"/>
          <w:lang w:eastAsia="zh-CN"/>
        </w:rPr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主题定位：在每一个重要节日，用播客记录团圆时刻，制作专属的声音年历</w:t>
      </w:r>
    </w:p>
    <w:p w14:paraId="67B623BE">
      <w:pPr>
        <w:spacing w:before="60" w:after="60"/>
      </w:pPr>
    </w:p>
    <w:p w14:paraId="46BFEE6D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节目模板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1045CF7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2A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环节, 时长, 内容设计</w:t>
            </w:r>
          </w:p>
        </w:tc>
      </w:tr>
      <w:tr w14:paraId="0D73301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69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片头, 30秒, 节日主题音乐+开场白+节日背景介绍</w:t>
            </w:r>
          </w:p>
        </w:tc>
      </w:tr>
      <w:tr w14:paraId="3C315EEA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07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第一幕·节日印象, 5-8分钟, 大家分享对这个节日的印象和回忆，各地不同的节日习俗</w:t>
            </w:r>
          </w:p>
        </w:tc>
      </w:tr>
      <w:tr w14:paraId="13F964F0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6E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第二幕·家的味道, 8-10分钟, 节日美食、家庭传统、代代相传的仪式感</w:t>
            </w:r>
          </w:p>
        </w:tc>
      </w:tr>
      <w:tr w14:paraId="6375089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2C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第三幕·节日故事, 8-10分钟, 最难忘的一次节日经历、最感动的节日故事</w:t>
            </w:r>
          </w:p>
        </w:tc>
      </w:tr>
      <w:tr w14:paraId="65DACED5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A1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第四幕·团圆祝福, 5-8分钟, 在场每个人送上节日祝福，远程亲友视频/语音祝福</w:t>
            </w:r>
          </w:p>
        </w:tc>
      </w:tr>
      <w:tr w14:paraId="5743604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B6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第五幕·此刻心愿, 3-5分钟, 每人说一个节日心愿，共同举杯庆祝</w:t>
            </w:r>
          </w:p>
        </w:tc>
      </w:tr>
      <w:tr w14:paraId="2BC1D20D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FA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片尾, 1分钟, 节日专属音乐+全家福合影留念+节日祝福</w:t>
            </w:r>
          </w:p>
        </w:tc>
      </w:tr>
    </w:tbl>
    <w:p w14:paraId="0A1B54B8">
      <w:pPr>
        <w:spacing w:before="60" w:after="60"/>
      </w:pPr>
    </w:p>
    <w:p w14:paraId="6C5D9BE7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节日选题日历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64C65F8"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0A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月份, 节日, 主题方向</w:t>
            </w:r>
          </w:p>
        </w:tc>
      </w:tr>
      <w:tr w14:paraId="1568223E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72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1月, 元旦, 新年新愿/年味渐浓</w:t>
            </w:r>
          </w:p>
        </w:tc>
      </w:tr>
      <w:tr w14:paraId="5EB32953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C3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2月, 春节/情人节, 团圆时刻/爱的告白</w:t>
            </w:r>
          </w:p>
        </w:tc>
      </w:tr>
      <w:tr w14:paraId="05D138E3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53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3月, 妇女节她力量/春日新生</w:t>
            </w:r>
          </w:p>
        </w:tc>
      </w:tr>
      <w:tr w14:paraId="7463FAB1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4A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4月, 清明节, 思念与传承/春日重生</w:t>
            </w:r>
          </w:p>
        </w:tc>
      </w:tr>
      <w:tr w14:paraId="21218E49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0E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5月, 劳动节/母亲节, 致敬劳动者/妈妈我爱你</w:t>
            </w:r>
          </w:p>
        </w:tc>
      </w:tr>
      <w:tr w14:paraId="388D5ABD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3B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6月, 儿童节/父亲节, 童心未泯/父爱如山</w:t>
            </w:r>
          </w:p>
        </w:tc>
      </w:tr>
      <w:tr w14:paraId="5BC0A2C2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BB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7月, 建党节/暑假, 红色记忆/夏日时光</w:t>
            </w:r>
          </w:p>
        </w:tc>
      </w:tr>
      <w:tr w14:paraId="2492D790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91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8月, 七夕/中秋节, 鹊桥相会/月圆人圆</w:t>
            </w:r>
          </w:p>
        </w:tc>
      </w:tr>
      <w:tr w14:paraId="55744B17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EB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9月, 教师节/中秋, 师恩难忘/秋月寄思</w:t>
            </w:r>
          </w:p>
        </w:tc>
      </w:tr>
      <w:tr w14:paraId="350D3318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E7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10月, 国庆节/重阳节, 家国情怀/敬老爱老</w:t>
            </w:r>
          </w:p>
        </w:tc>
      </w:tr>
      <w:tr w14:paraId="233B4194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3B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11月, 感恩节, 感恩有你</w:t>
            </w:r>
          </w:p>
        </w:tc>
      </w:tr>
      <w:tr w14:paraId="7E61BF55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5D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12月, 冬至/圣诞节/跨年, 冬至阳生/冬日温暖/辞旧迎新</w:t>
            </w:r>
          </w:p>
        </w:tc>
      </w:tr>
    </w:tbl>
    <w:p w14:paraId="171C2725">
      <w:r>
        <w:br w:type="page"/>
      </w:r>
    </w:p>
    <w:p w14:paraId="48626A3B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系列四：《此刻心意·真情告白》</w:t>
      </w:r>
    </w:p>
    <w:p w14:paraId="6C0758E4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主题定位：用播客的形式，说出那些藏在心底、来不及说、不敢说的话——对父母的感恩、对爱人的深情、对孩子的期望、对朋友的谢意</w:t>
      </w:r>
    </w:p>
    <w:p w14:paraId="712E8347">
      <w:pPr>
        <w:spacing w:before="60" w:after="60"/>
      </w:pPr>
    </w:p>
    <w:p w14:paraId="1A3F9474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节目模板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2A4B8F9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99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环节, 时长, 内容设计</w:t>
            </w:r>
          </w:p>
        </w:tc>
      </w:tr>
      <w:tr w14:paraId="4D42279D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AB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片头, 30秒, 温暖音乐+主持人开场+告白主题引入</w:t>
            </w:r>
          </w:p>
        </w:tc>
      </w:tr>
      <w:tr w14:paraId="5EA669C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39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第一幕·心里话, 8-12分钟, 告白者独自讲述：为什么想告白、背后的故事、想说的话</w:t>
            </w:r>
          </w:p>
        </w:tc>
      </w:tr>
      <w:tr w14:paraId="3E16CAE6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7D09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 xml:space="preserve">第二幕·回忆杀, 5-8分钟, 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现场展示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提前准备的回忆素材（老照片、旧视频、信件等）</w:t>
            </w:r>
            <w:r>
              <w:rPr>
                <w:rFonts w:hint="eastAsia"/>
                <w:lang w:val="en-US" w:eastAsia="zh-CN"/>
              </w:rPr>
              <w:t>并进行介绍</w:t>
            </w:r>
          </w:p>
        </w:tc>
      </w:tr>
      <w:tr w14:paraId="3EA12BE5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D3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第三幕·真心时刻, 8-10分钟, 告白对象到场/连线，告白者当面说出心里话</w:t>
            </w:r>
          </w:p>
        </w:tc>
      </w:tr>
      <w:tr w14:paraId="4595D89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9D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第四幕·回应, 5-8分钟, 告白对象的即时回应、感受、想说的话</w:t>
            </w:r>
          </w:p>
        </w:tc>
      </w:tr>
      <w:tr w14:paraId="38ABCE0A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AF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第五幕·见证, 3-5分钟, 在场亲友的见证和祝福</w:t>
            </w:r>
          </w:p>
        </w:tc>
      </w:tr>
      <w:tr w14:paraId="30500665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7F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片尾, 1分钟, 温暖片尾音乐+主持人总结+告白金句回放</w:t>
            </w:r>
          </w:p>
        </w:tc>
      </w:tr>
    </w:tbl>
    <w:p w14:paraId="38E01F49">
      <w:pPr>
        <w:spacing w:before="60" w:after="60"/>
      </w:pPr>
    </w:p>
    <w:p w14:paraId="0ECF15AF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告白类型与场景</w:t>
      </w:r>
    </w:p>
    <w:p w14:paraId="2728655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亲情告白：对父母说谢谢你、对孩子说我为你骄傲、对兄弟姐妹说有你真好</w:t>
      </w:r>
    </w:p>
    <w:p w14:paraId="01C1854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爱情告白：求婚表白、恋爱纪念、异地恋心声、金婚银婚真情回顾</w:t>
      </w:r>
    </w:p>
    <w:p w14:paraId="1DC9C7ED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友情告白：多年老友的感谢、远距离友谊的维系、患难之交的致敬</w:t>
      </w:r>
    </w:p>
    <w:p w14:paraId="48F31B20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师生告白：毕业时的感恩、多年后重逢的感动、教师节的谢意</w:t>
      </w:r>
    </w:p>
    <w:p w14:paraId="5771D2DB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道歉告白：对曾经伤害过的人说对不起、对错过的人说抱歉</w:t>
      </w:r>
    </w:p>
    <w:p w14:paraId="1A3A948C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自我告白：对自己的和解、对过去的释然、对未来的承诺</w:t>
      </w:r>
    </w:p>
    <w:p w14:paraId="02206E93">
      <w:pPr>
        <w:spacing w:before="60" w:after="60"/>
      </w:pPr>
    </w:p>
    <w:p w14:paraId="1D604048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话题引导清单</w:t>
      </w:r>
    </w:p>
    <w:p w14:paraId="3CD50C1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是什么让你决定现在要把这些话说出来？</w:t>
      </w:r>
    </w:p>
    <w:p w14:paraId="378D6CBD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你希望对方听到这些话后，会有什么感受？</w:t>
      </w:r>
    </w:p>
    <w:p w14:paraId="79170728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如果只能用一个词形容你们的关系，你会用什么词？</w:t>
      </w:r>
    </w:p>
    <w:p w14:paraId="6367022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有什么是你们之间从没聊过，但你想聊的话题？</w:t>
      </w:r>
    </w:p>
    <w:p w14:paraId="7C4C319D">
      <w:r>
        <w:br w:type="page"/>
      </w:r>
    </w:p>
    <w:p w14:paraId="0B763C4F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系列五：《此刻空间·爱自己》</w:t>
      </w:r>
    </w:p>
    <w:p w14:paraId="6557C2D3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主题定位：闺蜜/好友之间的深度对话——关于自我成长、关于女性力量、关于友情、关于那些只有闺蜜之间才会聊的话题</w:t>
      </w:r>
    </w:p>
    <w:p w14:paraId="1CD4EA5E">
      <w:pPr>
        <w:spacing w:before="60" w:after="60"/>
      </w:pPr>
    </w:p>
    <w:p w14:paraId="7BA92055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节目模板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58C1882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F0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环节, 时长, 内容设计</w:t>
            </w:r>
          </w:p>
        </w:tc>
      </w:tr>
      <w:tr w14:paraId="42D41D64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C1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片头, 30秒, 轻松音乐+闺蜜开场闲聊+本期主题引入</w:t>
            </w:r>
          </w:p>
        </w:tc>
      </w:tr>
      <w:tr w14:paraId="2485046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E9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第一幕·近况分享, 5-8分钟, 最近的生活、工作、心情，开心的事和烦恼的事</w:t>
            </w:r>
          </w:p>
        </w:tc>
      </w:tr>
      <w:tr w14:paraId="3E369DD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52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第二幕·深度话题, 10-15分钟, 本期主题深度对谈（见下方话题清单）</w:t>
            </w:r>
          </w:p>
        </w:tc>
      </w:tr>
      <w:tr w14:paraId="11B3F263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9E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第三幕·互相提问, 8-10分钟, 互相提问环节：犀利问题、灵魂拷问、趣味快问快答</w:t>
            </w:r>
          </w:p>
        </w:tc>
      </w:tr>
      <w:tr w14:paraId="3515374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F8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第四幕·彼此寄语, 5-8分钟, 互相说一段话：对对方的观察、欣赏、建议和祝福</w:t>
            </w:r>
          </w:p>
        </w:tc>
      </w:tr>
      <w:tr w14:paraId="7884AB36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62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第五幕·约定时刻, 3-5分钟, 闺蜜约定：下次见面计划、共同目标、秘密暗号</w:t>
            </w:r>
          </w:p>
        </w:tc>
      </w:tr>
      <w:tr w14:paraId="6DBF123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A2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片尾, 1分钟, 轻松片尾音乐+闺蜜金句回放</w:t>
            </w:r>
          </w:p>
        </w:tc>
      </w:tr>
    </w:tbl>
    <w:p w14:paraId="6BD75F0A">
      <w:pPr>
        <w:spacing w:before="60" w:after="60"/>
      </w:pPr>
    </w:p>
    <w:p w14:paraId="4F5779D4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深度话题清单</w:t>
      </w:r>
    </w:p>
    <w:p w14:paraId="6197BC7D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你认为爱自己最难的一点是什么？你做到了吗？</w:t>
      </w:r>
    </w:p>
    <w:p w14:paraId="0D2CCEC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过去一年，你最大的成长是什么？最想改变的是什么？</w:t>
      </w:r>
    </w:p>
    <w:p w14:paraId="2BD468B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你觉得友情在人生中扮演什么角色？我们的友情对你意味着什么？</w:t>
      </w:r>
    </w:p>
    <w:p w14:paraId="5C39D06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有没有一个决定，是你现在回头看觉得做对了/做错了的？</w:t>
      </w:r>
    </w:p>
    <w:p w14:paraId="08A6B9FB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你对独立的理解是什么？你觉得独立和孤独之间有关系吗？</w:t>
      </w:r>
    </w:p>
    <w:p w14:paraId="7AF6AF6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如果可以给18岁的自己一个建议，你会说什么？</w:t>
      </w:r>
    </w:p>
    <w:p w14:paraId="646CCC1C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你最近在读什么书/看什么剧/听什么播客？推荐给我一个</w:t>
      </w:r>
    </w:p>
    <w:p w14:paraId="19074EC0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你觉得什么是真正的自信？你觉得自己自信吗？</w:t>
      </w:r>
    </w:p>
    <w:p w14:paraId="618B6F0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工作/生活中，你最在意的是什么？最不能妥协的是什么？</w:t>
      </w:r>
    </w:p>
    <w:p w14:paraId="70F36793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五年后，你希望自己变成什么样的人？</w:t>
      </w:r>
    </w:p>
    <w:p w14:paraId="1A8F2AAD">
      <w:pPr>
        <w:spacing w:before="60" w:after="60"/>
      </w:pPr>
    </w:p>
    <w:p w14:paraId="5E1DE406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趣味快问快答库</w:t>
      </w:r>
    </w:p>
    <w:p w14:paraId="4539086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最近一次让你笑到肚子疼的事？</w:t>
      </w:r>
    </w:p>
    <w:p w14:paraId="6F3D4BD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你手机里最新一张照片是什么？讲讲它的故事</w:t>
      </w:r>
    </w:p>
    <w:p w14:paraId="103207A4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如果只能带三样东西去荒岛，你带什么？</w:t>
      </w:r>
    </w:p>
    <w:p w14:paraId="524FDED6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你最想拥有的超能力是什么？为什么？</w:t>
      </w:r>
    </w:p>
    <w:p w14:paraId="6492FF9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你觉得我们俩谁更可能先发财？为什么？</w:t>
      </w:r>
    </w:p>
    <w:p w14:paraId="0879DC2B">
      <w:r>
        <w:rPr>
          <w:rFonts w:ascii="Arial" w:hAnsi="Arial" w:eastAsia="Arial" w:cs="Arial"/>
          <w:b/>
          <w:bCs/>
          <w:color w:val="D4763A"/>
          <w:sz w:val="24"/>
          <w:szCs w:val="24"/>
        </w:rPr>
        <w:t>系列六：《此刻空间·我的兄弟/姐妹》</w:t>
      </w:r>
    </w:p>
    <w:p w14:paraId="75169A99">
      <w:pPr>
        <w:spacing w:before="80" w:after="80" w:line="36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主题定位：毕业季/同窗重聚特别节目——记录青春岁月、友情故事、成长蜕变，为每一段同窗情谊留下声音纪念</w:t>
      </w:r>
    </w:p>
    <w:p w14:paraId="0EE86D47">
      <w:pPr>
        <w:spacing w:before="60" w:after="60"/>
      </w:pPr>
    </w:p>
    <w:p w14:paraId="3243063F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节目模板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8784979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CA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环节, 时长, 内容设计</w:t>
            </w:r>
          </w:p>
        </w:tc>
      </w:tr>
      <w:tr w14:paraId="7AE46556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81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片头, 30秒, 青春主题音乐+开场白+</w:t>
            </w:r>
            <w:commentRangeStart w:id="19"/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班级/团队</w:t>
            </w:r>
            <w:commentRangeEnd w:id="19"/>
            <w:r>
              <w:commentReference w:id="19"/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介绍</w:t>
            </w:r>
          </w:p>
        </w:tc>
      </w:tr>
      <w:tr w14:paraId="2ED3F204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DE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第一幕·初识, 5-8分钟, 回忆第一次见面的场景、第一印象、当时的心情</w:t>
            </w:r>
          </w:p>
        </w:tc>
      </w:tr>
      <w:tr w14:paraId="71B63FE4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1A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第二幕·青春记忆, 10-15分钟, 共同的青春故事：课堂趣事、宿舍生活、集体活动、恶作剧</w:t>
            </w:r>
          </w:p>
        </w:tc>
      </w:tr>
      <w:tr w14:paraId="2D62358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24D7">
            <w:pPr>
              <w:jc w:val="left"/>
            </w:pPr>
            <w:commentRangeStart w:id="20"/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第三幕·高光时刻, 8-10分钟, 一起经历的最难忘的事：比赛、演出、旅行、考试</w:t>
            </w:r>
            <w:commentRangeEnd w:id="20"/>
            <w:r>
              <w:commentReference w:id="20"/>
            </w:r>
          </w:p>
        </w:tc>
      </w:tr>
      <w:tr w14:paraId="4A6F3BB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AD92">
            <w:pPr>
              <w:jc w:val="left"/>
            </w:pPr>
            <w:commentRangeStart w:id="21"/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第四幕·各奔东西, 5-8分钟, 毕业/分别时的感受、后来的联系方式、各自的成长路</w:t>
            </w:r>
            <w:commentRangeEnd w:id="21"/>
            <w:r>
              <w:commentReference w:id="21"/>
            </w:r>
          </w:p>
        </w:tc>
      </w:tr>
      <w:tr w14:paraId="19C814C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8F39">
            <w:pPr>
              <w:jc w:val="left"/>
            </w:pPr>
            <w:commentRangeStart w:id="22"/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第五幕·重聚心声, 5-8分钟, 多年后的重聚感受、对彼此的观察、不变的友情</w:t>
            </w:r>
            <w:commentRangeEnd w:id="22"/>
            <w:r>
              <w:commentReference w:id="22"/>
            </w:r>
          </w:p>
        </w:tc>
      </w:tr>
      <w:tr w14:paraId="2EF79596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9C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第六幕·未来之约, 3-5分钟, 共同约定：下次聚会计划、十年后的愿景</w:t>
            </w:r>
          </w:p>
        </w:tc>
      </w:tr>
      <w:tr w14:paraId="27B84A33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ECD0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片尾, 1分钟, 青春片尾音乐+集体合影+全班/全员齐声友谊万岁</w:t>
            </w:r>
          </w:p>
        </w:tc>
      </w:tr>
    </w:tbl>
    <w:p w14:paraId="63FA49B3">
      <w:pPr>
        <w:spacing w:before="60" w:after="60"/>
      </w:pPr>
    </w:p>
    <w:p w14:paraId="66343220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适用场景</w:t>
      </w:r>
    </w:p>
    <w:p w14:paraId="438D17D1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毕业季：初中/高中/大学毕业，全班或好友团体录制纪念节目</w:t>
      </w:r>
    </w:p>
    <w:p w14:paraId="606F09F3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同学聚会：5年/10年/20年同学重聚特别节目</w:t>
      </w:r>
    </w:p>
    <w:p w14:paraId="2A74A826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室友重聚：大学宿舍室友重聚回忆</w:t>
      </w:r>
    </w:p>
    <w:p w14:paraId="1C4DC7DB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团队纪念：项目组解散、团队周年、离职告别</w:t>
      </w:r>
    </w:p>
    <w:p w14:paraId="0E106A7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师徒/师生重聚：毕业多年后回母校探望老师</w:t>
      </w:r>
    </w:p>
    <w:p w14:paraId="658CF430">
      <w:pPr>
        <w:spacing w:before="60" w:after="60"/>
      </w:pPr>
    </w:p>
    <w:p w14:paraId="12C54062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话题引导清单</w:t>
      </w:r>
    </w:p>
    <w:p w14:paraId="1494734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你还记得我们第一天认识时的场景吗？你对我的第一印象是什么？</w:t>
      </w:r>
    </w:p>
    <w:p w14:paraId="6A271C3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在一起的那段时间，最难忘的一件事是什么？</w:t>
      </w:r>
    </w:p>
    <w:p w14:paraId="4885257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有没有什么秘密是今天可以公开的？</w:t>
      </w:r>
    </w:p>
    <w:p w14:paraId="5A9E1DB7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分别后，你最想念的是什么？</w:t>
      </w:r>
    </w:p>
    <w:p w14:paraId="75C2B21C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你觉得这段经历对你后来的人生产生了什么影响？</w:t>
      </w:r>
    </w:p>
    <w:p w14:paraId="05F1B0CE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如果时间可以倒流，你最想重新经历哪一天？</w:t>
      </w:r>
    </w:p>
    <w:p w14:paraId="61B92673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你觉得我们这群人最大的共同点是什么？</w:t>
      </w:r>
    </w:p>
    <w:p w14:paraId="147ED233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十年后你希望大家都在做什么？</w:t>
      </w:r>
    </w:p>
    <w:p w14:paraId="53509C2C">
      <w:r>
        <w:br w:type="page"/>
      </w:r>
    </w:p>
    <w:tbl>
      <w:tblPr>
        <w:tblStyle w:val="13"/>
        <w:tblpPr w:leftFromText="180" w:rightFromText="180" w:vertAnchor="text" w:horzAnchor="page" w:tblpX="1245" w:tblpY="5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1454"/>
        <w:gridCol w:w="5315"/>
        <w:gridCol w:w="2152"/>
      </w:tblGrid>
      <w:tr w14:paraId="51978435">
        <w:trPr>
          <w:trHeight w:val="454" w:hRule="atLeast"/>
        </w:trPr>
        <w:tc>
          <w:tcPr>
            <w:tcW w:w="707" w:type="dxa"/>
            <w:vAlign w:val="center"/>
          </w:tcPr>
          <w:p w14:paraId="048BFAEB">
            <w:pPr>
              <w:jc w:val="center"/>
              <w:rPr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  <w:t>步骤</w:t>
            </w:r>
          </w:p>
        </w:tc>
        <w:tc>
          <w:tcPr>
            <w:tcW w:w="1454" w:type="dxa"/>
            <w:vAlign w:val="center"/>
          </w:tcPr>
          <w:p w14:paraId="4A2BB11D">
            <w:pPr>
              <w:jc w:val="center"/>
              <w:rPr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  <w:t>环节</w:t>
            </w:r>
          </w:p>
        </w:tc>
        <w:tc>
          <w:tcPr>
            <w:tcW w:w="5315" w:type="dxa"/>
            <w:vAlign w:val="center"/>
          </w:tcPr>
          <w:p w14:paraId="1531379F">
            <w:pPr>
              <w:jc w:val="center"/>
              <w:rPr>
                <w:rFonts w:hint="default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  <w:t>详细说明</w:t>
            </w:r>
          </w:p>
        </w:tc>
        <w:tc>
          <w:tcPr>
            <w:tcW w:w="2152" w:type="dxa"/>
            <w:vAlign w:val="center"/>
          </w:tcPr>
          <w:p w14:paraId="32EAE00F">
            <w:pPr>
              <w:jc w:val="center"/>
              <w:rPr>
                <w:rFonts w:hint="default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1B3A5C"/>
                <w:sz w:val="22"/>
                <w:szCs w:val="22"/>
                <w:vertAlign w:val="baseline"/>
                <w:lang w:val="en-US" w:eastAsia="zh-CN"/>
              </w:rPr>
              <w:t>时间安排</w:t>
            </w:r>
          </w:p>
        </w:tc>
      </w:tr>
      <w:tr w14:paraId="066C4A22">
        <w:trPr>
          <w:trHeight w:val="454" w:hRule="atLeast"/>
        </w:trPr>
        <w:tc>
          <w:tcPr>
            <w:tcW w:w="707" w:type="dxa"/>
            <w:vAlign w:val="center"/>
          </w:tcPr>
          <w:p w14:paraId="0691C509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454" w:type="dxa"/>
            <w:vAlign w:val="center"/>
          </w:tcPr>
          <w:p w14:paraId="6327023A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咨询预约</w:t>
            </w:r>
          </w:p>
        </w:tc>
        <w:tc>
          <w:tcPr>
            <w:tcW w:w="5315" w:type="dxa"/>
            <w:vAlign w:val="center"/>
          </w:tcPr>
          <w:p w14:paraId="337C4BE3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客户通过小程序/客服咨询定制录制，选择系列主题和日期</w:t>
            </w:r>
          </w:p>
        </w:tc>
        <w:tc>
          <w:tcPr>
            <w:tcW w:w="2152" w:type="dxa"/>
            <w:vAlign w:val="center"/>
          </w:tcPr>
          <w:p w14:paraId="124BE423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提前7-14天</w:t>
            </w:r>
          </w:p>
        </w:tc>
      </w:tr>
      <w:tr w14:paraId="2FF623A4">
        <w:trPr>
          <w:trHeight w:val="454" w:hRule="atLeast"/>
        </w:trPr>
        <w:tc>
          <w:tcPr>
            <w:tcW w:w="707" w:type="dxa"/>
            <w:vAlign w:val="center"/>
          </w:tcPr>
          <w:p w14:paraId="34787988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1454" w:type="dxa"/>
            <w:vAlign w:val="center"/>
          </w:tcPr>
          <w:p w14:paraId="2D0FEB2C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commentRangeStart w:id="23"/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需求沟通</w:t>
            </w:r>
            <w:commentRangeEnd w:id="23"/>
            <w:r>
              <w:commentReference w:id="23"/>
            </w:r>
          </w:p>
        </w:tc>
        <w:tc>
          <w:tcPr>
            <w:tcW w:w="5315" w:type="dxa"/>
            <w:vAlign w:val="center"/>
          </w:tcPr>
          <w:p w14:paraId="49E34D96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1V1线上沟通（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15-30分钟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）：了解客户故事背景、参与人数、期望风格</w:t>
            </w:r>
          </w:p>
        </w:tc>
        <w:tc>
          <w:tcPr>
            <w:tcW w:w="2152" w:type="dxa"/>
            <w:vAlign w:val="center"/>
          </w:tcPr>
          <w:p w14:paraId="75C419EB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录制前3-5天</w:t>
            </w:r>
          </w:p>
        </w:tc>
      </w:tr>
      <w:tr w14:paraId="137A11A8">
        <w:trPr>
          <w:trHeight w:val="454" w:hRule="atLeast"/>
        </w:trPr>
        <w:tc>
          <w:tcPr>
            <w:tcW w:w="707" w:type="dxa"/>
            <w:vAlign w:val="center"/>
          </w:tcPr>
          <w:p w14:paraId="1676F16F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1454" w:type="dxa"/>
            <w:vAlign w:val="center"/>
          </w:tcPr>
          <w:p w14:paraId="1542AE4D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commentRangeStart w:id="24"/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方案定制</w:t>
            </w:r>
            <w:commentRangeEnd w:id="24"/>
            <w:r>
              <w:commentReference w:id="24"/>
            </w:r>
          </w:p>
        </w:tc>
        <w:tc>
          <w:tcPr>
            <w:tcW w:w="5315" w:type="dxa"/>
            <w:vAlign w:val="center"/>
          </w:tcPr>
          <w:p w14:paraId="6F29E88C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根据沟通结果定制节目流程、话题引导、配乐风格</w:t>
            </w:r>
          </w:p>
        </w:tc>
        <w:tc>
          <w:tcPr>
            <w:tcW w:w="2152" w:type="dxa"/>
            <w:vAlign w:val="center"/>
          </w:tcPr>
          <w:p w14:paraId="68A18C23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录制前2-3天</w:t>
            </w:r>
          </w:p>
        </w:tc>
      </w:tr>
      <w:tr w14:paraId="14F4F4E4">
        <w:trPr>
          <w:trHeight w:val="454" w:hRule="atLeast"/>
        </w:trPr>
        <w:tc>
          <w:tcPr>
            <w:tcW w:w="707" w:type="dxa"/>
            <w:vAlign w:val="center"/>
          </w:tcPr>
          <w:p w14:paraId="7141B172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1454" w:type="dxa"/>
            <w:vAlign w:val="center"/>
          </w:tcPr>
          <w:p w14:paraId="32B8229E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预约确认</w:t>
            </w:r>
          </w:p>
        </w:tc>
        <w:tc>
          <w:tcPr>
            <w:tcW w:w="5315" w:type="dxa"/>
            <w:vAlign w:val="center"/>
          </w:tcPr>
          <w:p w14:paraId="1A1E5420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确认录制时间、地点、参与人数，支付定金（50%）</w:t>
            </w:r>
          </w:p>
        </w:tc>
        <w:tc>
          <w:tcPr>
            <w:tcW w:w="2152" w:type="dxa"/>
            <w:vAlign w:val="center"/>
          </w:tcPr>
          <w:p w14:paraId="74B6CEC3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录制前1-2天</w:t>
            </w:r>
          </w:p>
        </w:tc>
      </w:tr>
      <w:tr w14:paraId="0BC530AB">
        <w:trPr>
          <w:trHeight w:val="454" w:hRule="atLeast"/>
        </w:trPr>
        <w:tc>
          <w:tcPr>
            <w:tcW w:w="707" w:type="dxa"/>
            <w:shd w:val="clear" w:color="auto" w:fill="auto"/>
            <w:vAlign w:val="center"/>
          </w:tcPr>
          <w:p w14:paraId="55E0D4A0">
            <w:pPr>
              <w:jc w:val="center"/>
              <w:rPr>
                <w:rFonts w:hint="default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1454" w:type="dxa"/>
            <w:shd w:val="clear" w:color="auto" w:fill="auto"/>
            <w:vAlign w:val="center"/>
          </w:tcPr>
          <w:p w14:paraId="130A8CCA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尾款支付</w:t>
            </w:r>
          </w:p>
        </w:tc>
        <w:tc>
          <w:tcPr>
            <w:tcW w:w="5315" w:type="dxa"/>
            <w:shd w:val="clear" w:color="auto" w:fill="auto"/>
            <w:vAlign w:val="center"/>
          </w:tcPr>
          <w:p w14:paraId="22E328BA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到店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支付尾款（50%）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5B725B97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录制当天</w:t>
            </w:r>
          </w:p>
        </w:tc>
      </w:tr>
      <w:tr w14:paraId="0A83A0CD">
        <w:trPr>
          <w:trHeight w:val="454" w:hRule="atLeast"/>
        </w:trPr>
        <w:tc>
          <w:tcPr>
            <w:tcW w:w="707" w:type="dxa"/>
            <w:vAlign w:val="center"/>
          </w:tcPr>
          <w:p w14:paraId="381474F8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6</w:t>
            </w:r>
          </w:p>
        </w:tc>
        <w:tc>
          <w:tcPr>
            <w:tcW w:w="1454" w:type="dxa"/>
            <w:vAlign w:val="center"/>
          </w:tcPr>
          <w:p w14:paraId="69DFA499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现场准备</w:t>
            </w:r>
          </w:p>
        </w:tc>
        <w:tc>
          <w:tcPr>
            <w:tcW w:w="5315" w:type="dxa"/>
            <w:vAlign w:val="center"/>
          </w:tcPr>
          <w:p w14:paraId="3A1E7AAB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提前30分钟调试设备、布置环境、准备物料</w:t>
            </w:r>
          </w:p>
        </w:tc>
        <w:tc>
          <w:tcPr>
            <w:tcW w:w="2152" w:type="dxa"/>
            <w:vAlign w:val="center"/>
          </w:tcPr>
          <w:p w14:paraId="0CC3C789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录制当天</w:t>
            </w:r>
          </w:p>
        </w:tc>
      </w:tr>
      <w:tr w14:paraId="6A94D0A6">
        <w:trPr>
          <w:trHeight w:val="454" w:hRule="atLeast"/>
        </w:trPr>
        <w:tc>
          <w:tcPr>
            <w:tcW w:w="707" w:type="dxa"/>
            <w:vAlign w:val="center"/>
          </w:tcPr>
          <w:p w14:paraId="5A2E6929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7</w:t>
            </w:r>
          </w:p>
        </w:tc>
        <w:tc>
          <w:tcPr>
            <w:tcW w:w="1454" w:type="dxa"/>
            <w:vAlign w:val="center"/>
          </w:tcPr>
          <w:p w14:paraId="0446F275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情绪酝酿</w:t>
            </w:r>
          </w:p>
        </w:tc>
        <w:tc>
          <w:tcPr>
            <w:tcW w:w="5315" w:type="dxa"/>
            <w:vAlign w:val="center"/>
          </w:tcPr>
          <w:p w14:paraId="3CC19812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制作人与参与人轻松闲聊，帮助放松情绪、进入状态</w:t>
            </w:r>
          </w:p>
        </w:tc>
        <w:tc>
          <w:tcPr>
            <w:tcW w:w="2152" w:type="dxa"/>
            <w:vAlign w:val="center"/>
          </w:tcPr>
          <w:p w14:paraId="276BD563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录制前15-30分钟</w:t>
            </w:r>
          </w:p>
        </w:tc>
      </w:tr>
      <w:tr w14:paraId="51CB6293">
        <w:trPr>
          <w:trHeight w:val="454" w:hRule="atLeast"/>
        </w:trPr>
        <w:tc>
          <w:tcPr>
            <w:tcW w:w="707" w:type="dxa"/>
            <w:vAlign w:val="center"/>
          </w:tcPr>
          <w:p w14:paraId="300D43E5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8</w:t>
            </w:r>
          </w:p>
        </w:tc>
        <w:tc>
          <w:tcPr>
            <w:tcW w:w="1454" w:type="dxa"/>
            <w:vAlign w:val="center"/>
          </w:tcPr>
          <w:p w14:paraId="479ED704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正式录制</w:t>
            </w:r>
          </w:p>
        </w:tc>
        <w:tc>
          <w:tcPr>
            <w:tcW w:w="5315" w:type="dxa"/>
            <w:vAlign w:val="center"/>
          </w:tcPr>
          <w:p w14:paraId="37C25385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按照定制方案进行录制，制作人全程指导和引导</w:t>
            </w:r>
          </w:p>
        </w:tc>
        <w:tc>
          <w:tcPr>
            <w:tcW w:w="2152" w:type="dxa"/>
            <w:vAlign w:val="center"/>
          </w:tcPr>
          <w:p w14:paraId="6124D89C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60-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0分钟</w:t>
            </w:r>
          </w:p>
        </w:tc>
      </w:tr>
      <w:tr w14:paraId="4C2674BD">
        <w:trPr>
          <w:trHeight w:val="454" w:hRule="atLeast"/>
        </w:trPr>
        <w:tc>
          <w:tcPr>
            <w:tcW w:w="707" w:type="dxa"/>
            <w:vAlign w:val="center"/>
          </w:tcPr>
          <w:p w14:paraId="2BC8A4A4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9</w:t>
            </w:r>
          </w:p>
        </w:tc>
        <w:tc>
          <w:tcPr>
            <w:tcW w:w="1454" w:type="dxa"/>
            <w:vAlign w:val="center"/>
          </w:tcPr>
          <w:p w14:paraId="32A5399D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现场回看</w:t>
            </w:r>
          </w:p>
        </w:tc>
        <w:tc>
          <w:tcPr>
            <w:tcW w:w="5315" w:type="dxa"/>
            <w:vAlign w:val="center"/>
          </w:tcPr>
          <w:p w14:paraId="20E4DB33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录制完成后现场回看/回听精华片段，确认效果</w:t>
            </w:r>
          </w:p>
        </w:tc>
        <w:tc>
          <w:tcPr>
            <w:tcW w:w="2152" w:type="dxa"/>
            <w:vAlign w:val="center"/>
          </w:tcPr>
          <w:p w14:paraId="2838A6AB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15-20分钟</w:t>
            </w:r>
          </w:p>
        </w:tc>
      </w:tr>
      <w:tr w14:paraId="1FFDAB84">
        <w:trPr>
          <w:trHeight w:val="454" w:hRule="atLeast"/>
        </w:trPr>
        <w:tc>
          <w:tcPr>
            <w:tcW w:w="707" w:type="dxa"/>
            <w:vAlign w:val="center"/>
          </w:tcPr>
          <w:p w14:paraId="52DE4F75">
            <w:pPr>
              <w:jc w:val="center"/>
              <w:rPr>
                <w:rFonts w:hint="default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1454" w:type="dxa"/>
            <w:vAlign w:val="center"/>
          </w:tcPr>
          <w:p w14:paraId="4148B2FA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后期制作</w:t>
            </w:r>
          </w:p>
        </w:tc>
        <w:tc>
          <w:tcPr>
            <w:tcW w:w="5315" w:type="dxa"/>
            <w:vAlign w:val="center"/>
          </w:tcPr>
          <w:p w14:paraId="5BD0E9ED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专业后期团队进行剪辑、配乐、封面设计</w:t>
            </w:r>
          </w:p>
        </w:tc>
        <w:tc>
          <w:tcPr>
            <w:tcW w:w="2152" w:type="dxa"/>
            <w:vAlign w:val="center"/>
          </w:tcPr>
          <w:p w14:paraId="65054F31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3-5个工作日</w:t>
            </w:r>
          </w:p>
        </w:tc>
      </w:tr>
      <w:tr w14:paraId="731ED0BD">
        <w:trPr>
          <w:trHeight w:val="454" w:hRule="atLeast"/>
        </w:trPr>
        <w:tc>
          <w:tcPr>
            <w:tcW w:w="707" w:type="dxa"/>
            <w:vAlign w:val="center"/>
          </w:tcPr>
          <w:p w14:paraId="487BA9C9">
            <w:pPr>
              <w:jc w:val="center"/>
              <w:rPr>
                <w:rFonts w:hint="default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454" w:type="dxa"/>
            <w:vAlign w:val="center"/>
          </w:tcPr>
          <w:p w14:paraId="372783FF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审核修改</w:t>
            </w:r>
          </w:p>
        </w:tc>
        <w:tc>
          <w:tcPr>
            <w:tcW w:w="5315" w:type="dxa"/>
            <w:vAlign w:val="center"/>
          </w:tcPr>
          <w:p w14:paraId="3BFBEF93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提交初稿给客户审核，收集修改意见（含1次修改）</w:t>
            </w:r>
          </w:p>
        </w:tc>
        <w:tc>
          <w:tcPr>
            <w:tcW w:w="2152" w:type="dxa"/>
            <w:vAlign w:val="center"/>
          </w:tcPr>
          <w:p w14:paraId="2C8CB2D5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48小时内反馈</w:t>
            </w:r>
          </w:p>
        </w:tc>
      </w:tr>
      <w:tr w14:paraId="03E8A912">
        <w:trPr>
          <w:trHeight w:val="454" w:hRule="atLeast"/>
        </w:trPr>
        <w:tc>
          <w:tcPr>
            <w:tcW w:w="707" w:type="dxa"/>
            <w:vAlign w:val="center"/>
          </w:tcPr>
          <w:p w14:paraId="7C74F7C8">
            <w:pPr>
              <w:jc w:val="center"/>
              <w:rPr>
                <w:rFonts w:hint="default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B3A5C"/>
                <w:sz w:val="22"/>
                <w:szCs w:val="22"/>
                <w:vertAlign w:val="baseline"/>
                <w:lang w:val="en-US" w:eastAsia="zh-CN"/>
              </w:rPr>
              <w:t>12</w:t>
            </w:r>
          </w:p>
        </w:tc>
        <w:tc>
          <w:tcPr>
            <w:tcW w:w="1454" w:type="dxa"/>
            <w:vAlign w:val="center"/>
          </w:tcPr>
          <w:p w14:paraId="332BC1F4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成品交付</w:t>
            </w:r>
          </w:p>
        </w:tc>
        <w:tc>
          <w:tcPr>
            <w:tcW w:w="5315" w:type="dxa"/>
            <w:vAlign w:val="center"/>
          </w:tcPr>
          <w:p w14:paraId="7294083A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交付最终音视频文件+封面+精华片段+电子卡片</w:t>
            </w:r>
          </w:p>
        </w:tc>
        <w:tc>
          <w:tcPr>
            <w:tcW w:w="2152" w:type="dxa"/>
            <w:vAlign w:val="center"/>
          </w:tcPr>
          <w:p w14:paraId="184D9B12">
            <w:pPr>
              <w:rPr>
                <w:rFonts w:ascii="Arial" w:hAnsi="Arial" w:eastAsia="Arial" w:cs="Arial"/>
                <w:b/>
                <w:bCs/>
                <w:color w:val="1B3A5C"/>
                <w:sz w:val="28"/>
                <w:szCs w:val="28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修改确认后24小时</w:t>
            </w:r>
          </w:p>
        </w:tc>
      </w:tr>
    </w:tbl>
    <w:p w14:paraId="15EF1D12">
      <w:pPr>
        <w:pStyle w:val="3"/>
        <w:spacing w:before="320" w:after="160"/>
        <w:rPr>
          <w:ins w:id="941" w:author="你说你喜欢海、但你没说是地中海。" w:date="2026-07-20T20:10:27Z"/>
          <w:rFonts w:ascii="Arial" w:hAnsi="Arial" w:eastAsia="Arial" w:cs="Arial"/>
          <w:b/>
          <w:bCs/>
          <w:color w:val="1B3A5C"/>
          <w:sz w:val="28"/>
          <w:szCs w:val="28"/>
        </w:rPr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3.4 定制录制SOP流程</w:t>
      </w:r>
    </w:p>
    <w:p w14:paraId="71832D34">
      <w:pPr>
        <w:rPr>
          <w:ins w:id="942" w:author="你说你喜欢海、但你没说是地中海。" w:date="2026-07-20T20:10:27Z"/>
          <w:rFonts w:ascii="Arial" w:hAnsi="Arial" w:eastAsia="Arial" w:cs="Arial"/>
          <w:b/>
          <w:bCs/>
          <w:color w:val="1B3A5C"/>
          <w:sz w:val="28"/>
          <w:szCs w:val="28"/>
        </w:rPr>
      </w:pPr>
    </w:p>
    <w:p w14:paraId="5163E7F2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 xml:space="preserve">3.5 </w:t>
      </w:r>
      <w:commentRangeStart w:id="25"/>
      <w:r>
        <w:rPr>
          <w:rFonts w:ascii="Arial" w:hAnsi="Arial" w:eastAsia="Arial" w:cs="Arial"/>
          <w:b/>
          <w:bCs/>
          <w:color w:val="1B3A5C"/>
          <w:sz w:val="28"/>
          <w:szCs w:val="28"/>
        </w:rPr>
        <w:t>1V1需求沟通指南</w:t>
      </w:r>
      <w:commentRangeEnd w:id="25"/>
      <w:r>
        <w:commentReference w:id="25"/>
      </w:r>
    </w:p>
    <w:p w14:paraId="2E1CBF7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沟通目标</w:t>
      </w:r>
    </w:p>
    <w:p w14:paraId="65646505">
      <w:pPr>
        <w:spacing w:before="80" w:after="80" w:line="360" w:lineRule="auto"/>
      </w:pP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基于小程序提交的定制需求</w:t>
      </w:r>
      <w:r>
        <w:rPr>
          <w:rFonts w:ascii="Arial" w:hAnsi="Arial" w:eastAsia="Arial" w:cs="Arial"/>
          <w:color w:val="333333"/>
          <w:sz w:val="22"/>
          <w:szCs w:val="22"/>
        </w:rPr>
        <w:t>通过</w:t>
      </w:r>
      <w:r>
        <w:rPr>
          <w:rFonts w:hint="eastAsia" w:ascii="Arial" w:hAnsi="Arial" w:eastAsia="宋体" w:cs="Arial"/>
          <w:color w:val="333333"/>
          <w:sz w:val="22"/>
          <w:szCs w:val="22"/>
          <w:lang w:val="en-US" w:eastAsia="zh-CN"/>
        </w:rPr>
        <w:t>15-30分钟的线上</w:t>
      </w:r>
      <w:r>
        <w:rPr>
          <w:rFonts w:ascii="Arial" w:hAnsi="Arial" w:eastAsia="Arial" w:cs="Arial"/>
          <w:color w:val="333333"/>
          <w:sz w:val="22"/>
          <w:szCs w:val="22"/>
        </w:rPr>
        <w:t>沟通，全面了解客户的故事背景、情感需求、参与人员关系和期望风格，为定制节目方案提供充分信息。</w:t>
      </w:r>
    </w:p>
    <w:p w14:paraId="0484E76B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沟通大纲</w:t>
      </w:r>
    </w:p>
    <w:p w14:paraId="1B0D443E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第一部分：背景了解（15分钟）</w:t>
      </w:r>
    </w:p>
    <w:p w14:paraId="60D1C27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为什么想做这期节目？是什么契机触发的？</w:t>
      </w:r>
    </w:p>
    <w:p w14:paraId="0C0076F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参与人员都有谁？他们之间的关系是什么？</w:t>
      </w:r>
    </w:p>
    <w:p w14:paraId="6EB8750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有没有特别想表达或记录的内容？</w:t>
      </w:r>
    </w:p>
    <w:p w14:paraId="00324111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有没有不想提及的话题或敏感内容？</w:t>
      </w:r>
    </w:p>
    <w:p w14:paraId="116074BC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第二部分：故事挖掘（25分钟）</w:t>
      </w:r>
    </w:p>
    <w:p w14:paraId="4EC39B93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讲讲你们之间最难忘的故事</w:t>
      </w:r>
    </w:p>
    <w:p w14:paraId="46CD01A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有没有什么名场面是大家都记得的？</w:t>
      </w:r>
    </w:p>
    <w:p w14:paraId="183B2CC8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有没有什么遗憾或没说出口的话？</w:t>
      </w:r>
    </w:p>
    <w:p w14:paraId="048BF40E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你希望听到对方说什么？</w:t>
      </w:r>
    </w:p>
    <w:p w14:paraId="6359AA4E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第三部分：风格确认（10分钟）</w:t>
      </w:r>
    </w:p>
    <w:p w14:paraId="647F1F72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你希望节目是温馨感人的，还是轻松欢乐的？</w:t>
      </w:r>
    </w:p>
    <w:p w14:paraId="488BC5EE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有没有喜欢的播客节目可以参考风格？</w:t>
      </w:r>
    </w:p>
    <w:p w14:paraId="7F5305F6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配乐偏好：流行/民谣/轻音乐/纯钢琴？</w:t>
      </w:r>
    </w:p>
    <w:p w14:paraId="50A4CBC1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有没有特别想加入的元素（唱歌、读信、播放老照片等）？</w:t>
      </w:r>
    </w:p>
    <w:p w14:paraId="77F40F52">
      <w:pPr>
        <w:spacing w:before="200" w:after="100"/>
      </w:pPr>
      <w:r>
        <w:rPr>
          <w:rFonts w:ascii="Arial" w:hAnsi="Arial" w:eastAsia="Arial" w:cs="Arial"/>
          <w:b/>
          <w:bCs/>
          <w:color w:val="2D7A5F"/>
          <w:sz w:val="22"/>
          <w:szCs w:val="22"/>
        </w:rPr>
        <w:t>第四部分：流程确认（10分钟）</w:t>
      </w:r>
    </w:p>
    <w:p w14:paraId="2D3C9421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确认录制时间、地点、参与人数</w:t>
      </w:r>
    </w:p>
    <w:p w14:paraId="7E810B23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提醒注意事项（着装建议、到场时间等）</w:t>
      </w:r>
    </w:p>
    <w:p w14:paraId="20507977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确认是否需要视频录制</w:t>
      </w:r>
    </w:p>
    <w:p w14:paraId="473C1A18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解答客户疑问</w:t>
      </w:r>
    </w:p>
    <w:p w14:paraId="7BBA9EBA">
      <w:pPr>
        <w:spacing w:before="60" w:after="60"/>
      </w:pPr>
    </w:p>
    <w:p w14:paraId="51F00321">
      <w:pPr>
        <w:pStyle w:val="3"/>
        <w:spacing w:before="320" w:after="160"/>
        <w:rPr>
          <w:ins w:id="943" w:author="你说你喜欢海、但你没说是地中海。" w:date="2026-07-20T20:21:54Z"/>
          <w:rFonts w:ascii="Arial" w:hAnsi="Arial" w:eastAsia="Arial" w:cs="Arial"/>
          <w:b/>
          <w:bCs/>
          <w:color w:val="1B3A5C"/>
          <w:sz w:val="28"/>
          <w:szCs w:val="28"/>
        </w:rPr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3.6 交付</w:t>
      </w:r>
      <w:ins w:id="944" w:author="你说你喜欢海、但你没说是地中海。" w:date="2026-07-20T20:22:00Z">
        <w:r>
          <w:rPr>
            <w:rFonts w:hint="eastAsia" w:ascii="Arial" w:hAnsi="Arial" w:eastAsia="宋体" w:cs="Arial"/>
            <w:b/>
            <w:bCs/>
            <w:color w:val="1B3A5C"/>
            <w:sz w:val="28"/>
            <w:szCs w:val="28"/>
            <w:lang w:val="en-US" w:eastAsia="zh-CN"/>
          </w:rPr>
          <w:t>产品</w:t>
        </w:r>
      </w:ins>
      <w:del w:id="945" w:author="你说你喜欢海、但你没说是地中海。" w:date="2026-07-20T20:21:57Z">
        <w:r>
          <w:rPr>
            <w:rFonts w:ascii="Arial" w:hAnsi="Arial" w:eastAsia="Arial" w:cs="Arial"/>
            <w:b/>
            <w:bCs/>
            <w:color w:val="1B3A5C"/>
            <w:sz w:val="28"/>
            <w:szCs w:val="28"/>
          </w:rPr>
          <w:delText>物</w:delText>
        </w:r>
      </w:del>
      <w:r>
        <w:rPr>
          <w:rFonts w:ascii="Arial" w:hAnsi="Arial" w:eastAsia="Arial" w:cs="Arial"/>
          <w:b/>
          <w:bCs/>
          <w:color w:val="1B3A5C"/>
          <w:sz w:val="28"/>
          <w:szCs w:val="28"/>
        </w:rPr>
        <w:t>清单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5631"/>
        <w:gridCol w:w="2252"/>
      </w:tblGrid>
      <w:tr w14:paraId="78F0AEA8">
        <w:trPr>
          <w:trHeight w:val="454" w:hRule="exact"/>
          <w:ins w:id="946" w:author="你说你喜欢海、但你没说是地中海。" w:date="2026-07-20T20:22:18Z"/>
        </w:trPr>
        <w:tc>
          <w:tcPr>
            <w:tcW w:w="1745" w:type="dxa"/>
            <w:vAlign w:val="center"/>
          </w:tcPr>
          <w:p w14:paraId="6546577C">
            <w:pPr>
              <w:jc w:val="center"/>
              <w:rPr>
                <w:ins w:id="947" w:author="你说你喜欢海、但你没说是地中海。" w:date="2026-07-20T20:22:18Z"/>
                <w:rFonts w:hint="default" w:eastAsiaTheme="minorEastAsia"/>
                <w:b/>
                <w:bCs/>
                <w:sz w:val="22"/>
                <w:vertAlign w:val="baseline"/>
                <w:lang w:val="en-US" w:eastAsia="zh-CN"/>
              </w:rPr>
            </w:pPr>
            <w:ins w:id="948" w:author="你说你喜欢海、但你没说是地中海。" w:date="2026-07-20T20:22:24Z">
              <w:r>
                <w:rPr>
                  <w:rFonts w:hint="eastAsia"/>
                  <w:b/>
                  <w:bCs/>
                  <w:sz w:val="22"/>
                  <w:vertAlign w:val="baseline"/>
                  <w:lang w:val="en-US" w:eastAsia="zh-CN"/>
                </w:rPr>
                <w:t>交付</w:t>
              </w:r>
            </w:ins>
            <w:ins w:id="949" w:author="你说你喜欢海、但你没说是地中海。" w:date="2026-07-20T20:22:27Z">
              <w:r>
                <w:rPr>
                  <w:rFonts w:hint="eastAsia"/>
                  <w:b/>
                  <w:bCs/>
                  <w:sz w:val="22"/>
                  <w:vertAlign w:val="baseline"/>
                  <w:lang w:val="en-US" w:eastAsia="zh-CN"/>
                </w:rPr>
                <w:t>产品</w:t>
              </w:r>
            </w:ins>
          </w:p>
        </w:tc>
        <w:tc>
          <w:tcPr>
            <w:tcW w:w="5631" w:type="dxa"/>
            <w:vAlign w:val="center"/>
          </w:tcPr>
          <w:p w14:paraId="370ABCD3">
            <w:pPr>
              <w:jc w:val="center"/>
              <w:rPr>
                <w:ins w:id="950" w:author="你说你喜欢海、但你没说是地中海。" w:date="2026-07-20T20:22:18Z"/>
                <w:rFonts w:hint="eastAsia" w:eastAsiaTheme="minorEastAsia"/>
                <w:b/>
                <w:bCs/>
                <w:sz w:val="22"/>
                <w:vertAlign w:val="baseline"/>
                <w:lang w:val="en-US" w:eastAsia="zh-CN"/>
              </w:rPr>
            </w:pPr>
            <w:ins w:id="951" w:author="你说你喜欢海、但你没说是地中海。" w:date="2026-07-20T20:22:30Z">
              <w:r>
                <w:rPr>
                  <w:rFonts w:hint="eastAsia"/>
                  <w:b/>
                  <w:bCs/>
                  <w:sz w:val="22"/>
                  <w:vertAlign w:val="baseline"/>
                  <w:lang w:val="en-US" w:eastAsia="zh-CN"/>
                </w:rPr>
                <w:t>说明</w:t>
              </w:r>
            </w:ins>
          </w:p>
        </w:tc>
        <w:tc>
          <w:tcPr>
            <w:tcW w:w="2252" w:type="dxa"/>
            <w:vAlign w:val="center"/>
          </w:tcPr>
          <w:p w14:paraId="3B286767">
            <w:pPr>
              <w:jc w:val="center"/>
              <w:rPr>
                <w:ins w:id="952" w:author="你说你喜欢海、但你没说是地中海。" w:date="2026-07-20T20:22:18Z"/>
                <w:rFonts w:hint="default" w:eastAsiaTheme="minorEastAsia"/>
                <w:b/>
                <w:bCs/>
                <w:sz w:val="22"/>
                <w:vertAlign w:val="baseline"/>
                <w:lang w:val="en-US" w:eastAsia="zh-CN"/>
              </w:rPr>
            </w:pPr>
            <w:ins w:id="953" w:author="你说你喜欢海、但你没说是地中海。" w:date="2026-07-20T20:22:36Z">
              <w:r>
                <w:rPr>
                  <w:rFonts w:hint="eastAsia"/>
                  <w:b/>
                  <w:bCs/>
                  <w:sz w:val="22"/>
                  <w:vertAlign w:val="baseline"/>
                  <w:lang w:val="en-US" w:eastAsia="zh-CN"/>
                </w:rPr>
                <w:t>所有</w:t>
              </w:r>
            </w:ins>
            <w:ins w:id="954" w:author="你说你喜欢海、但你没说是地中海。" w:date="2026-07-20T20:22:37Z">
              <w:r>
                <w:rPr>
                  <w:rFonts w:hint="eastAsia"/>
                  <w:b/>
                  <w:bCs/>
                  <w:sz w:val="22"/>
                  <w:vertAlign w:val="baseline"/>
                  <w:lang w:val="en-US" w:eastAsia="zh-CN"/>
                </w:rPr>
                <w:t>系列</w:t>
              </w:r>
            </w:ins>
            <w:ins w:id="955" w:author="你说你喜欢海、但你没说是地中海。" w:date="2026-07-20T20:22:39Z">
              <w:r>
                <w:rPr>
                  <w:rFonts w:hint="eastAsia"/>
                  <w:b/>
                  <w:bCs/>
                  <w:sz w:val="22"/>
                  <w:vertAlign w:val="baseline"/>
                  <w:lang w:val="en-US" w:eastAsia="zh-CN"/>
                </w:rPr>
                <w:t>包含</w:t>
              </w:r>
            </w:ins>
          </w:p>
        </w:tc>
      </w:tr>
      <w:tr w14:paraId="754A6A8D">
        <w:trPr>
          <w:trHeight w:val="454" w:hRule="exact"/>
          <w:ins w:id="956" w:author="你说你喜欢海、但你没说是地中海。" w:date="2026-07-20T20:22:18Z"/>
        </w:trPr>
        <w:tc>
          <w:tcPr>
            <w:tcW w:w="1745" w:type="dxa"/>
            <w:vAlign w:val="center"/>
          </w:tcPr>
          <w:p w14:paraId="7764F2DA">
            <w:pPr>
              <w:rPr>
                <w:ins w:id="957" w:author="你说你喜欢海、但你没说是地中海。" w:date="2026-07-20T20:22:18Z"/>
                <w:vertAlign w:val="baseline"/>
              </w:rPr>
            </w:pPr>
            <w:ins w:id="958" w:author="你说你喜欢海、但你没说是地中海。" w:date="2026-07-20T20:22:4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定制节目成片</w:t>
              </w:r>
            </w:ins>
          </w:p>
        </w:tc>
        <w:tc>
          <w:tcPr>
            <w:tcW w:w="5631" w:type="dxa"/>
            <w:vAlign w:val="center"/>
          </w:tcPr>
          <w:p w14:paraId="6BA521C0">
            <w:pPr>
              <w:rPr>
                <w:ins w:id="959" w:author="你说你喜欢海、但你没说是地中海。" w:date="2026-07-20T20:22:18Z"/>
                <w:vertAlign w:val="baseline"/>
              </w:rPr>
            </w:pPr>
            <w:ins w:id="960" w:author="你说你喜欢海、但你没说是地中海。" w:date="2026-07-20T20:22:5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30-45分钟精编音</w:t>
              </w:r>
            </w:ins>
            <w:ins w:id="961" w:author="你说你喜欢海、但你没说是地中海。" w:date="2026-07-20T20:22:53Z">
              <w:r>
                <w:rPr>
                  <w:rFonts w:hint="eastAsia" w:ascii="Arial" w:hAnsi="Arial" w:eastAsia="宋体" w:cs="Arial"/>
                  <w:b w:val="0"/>
                  <w:bCs w:val="0"/>
                  <w:color w:val="333333"/>
                  <w:sz w:val="22"/>
                  <w:szCs w:val="22"/>
                  <w:lang w:val="en-US" w:eastAsia="zh-CN"/>
                </w:rPr>
                <w:t>/</w:t>
              </w:r>
            </w:ins>
            <w:ins w:id="962" w:author="你说你喜欢海、但你没说是地中海。" w:date="2026-07-20T20:22:5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视频文件（MP3/MP4）</w:t>
              </w:r>
            </w:ins>
          </w:p>
        </w:tc>
        <w:tc>
          <w:tcPr>
            <w:tcW w:w="2252" w:type="dxa"/>
            <w:vAlign w:val="center"/>
          </w:tcPr>
          <w:p w14:paraId="37D457FB">
            <w:pPr>
              <w:rPr>
                <w:ins w:id="963" w:author="你说你喜欢海、但你没说是地中海。" w:date="2026-07-20T20:22:18Z"/>
                <w:vertAlign w:val="baseline"/>
              </w:rPr>
            </w:pPr>
            <w:ins w:id="964" w:author="你说你喜欢海、但你没说是地中海。" w:date="2026-07-20T20:22:5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是</w:t>
              </w:r>
            </w:ins>
          </w:p>
        </w:tc>
      </w:tr>
      <w:tr w14:paraId="36104CCB">
        <w:trPr>
          <w:trHeight w:val="454" w:hRule="exact"/>
          <w:ins w:id="965" w:author="你说你喜欢海、但你没说是地中海。" w:date="2026-07-20T20:22:18Z"/>
        </w:trPr>
        <w:tc>
          <w:tcPr>
            <w:tcW w:w="1745" w:type="dxa"/>
            <w:vAlign w:val="center"/>
          </w:tcPr>
          <w:p w14:paraId="3B49AC55">
            <w:pPr>
              <w:rPr>
                <w:ins w:id="966" w:author="你说你喜欢海、但你没说是地中海。" w:date="2026-07-20T20:22:18Z"/>
                <w:vertAlign w:val="baseline"/>
              </w:rPr>
            </w:pPr>
            <w:ins w:id="967" w:author="你说你喜欢海、但你没说是地中海。" w:date="2026-07-20T20:23:1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节目封面</w:t>
              </w:r>
            </w:ins>
          </w:p>
        </w:tc>
        <w:tc>
          <w:tcPr>
            <w:tcW w:w="5631" w:type="dxa"/>
            <w:vAlign w:val="center"/>
          </w:tcPr>
          <w:p w14:paraId="5BCA70E9">
            <w:pPr>
              <w:rPr>
                <w:ins w:id="968" w:author="你说你喜欢海、但你没说是地中海。" w:date="2026-07-20T20:22:18Z"/>
                <w:vertAlign w:val="baseline"/>
              </w:rPr>
            </w:pPr>
            <w:ins w:id="969" w:author="你说你喜欢海、但你没说是地中海。" w:date="2026-07-20T20:23:1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专属主题封面设计（1稿+1次修改）</w:t>
              </w:r>
            </w:ins>
          </w:p>
        </w:tc>
        <w:tc>
          <w:tcPr>
            <w:tcW w:w="2252" w:type="dxa"/>
            <w:vAlign w:val="center"/>
          </w:tcPr>
          <w:p w14:paraId="4169E11E">
            <w:pPr>
              <w:rPr>
                <w:ins w:id="970" w:author="你说你喜欢海、但你没说是地中海。" w:date="2026-07-20T20:22:18Z"/>
                <w:vertAlign w:val="baseline"/>
              </w:rPr>
            </w:pPr>
            <w:ins w:id="971" w:author="你说你喜欢海、但你没说是地中海。" w:date="2026-07-20T20:23:2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是</w:t>
              </w:r>
            </w:ins>
          </w:p>
        </w:tc>
      </w:tr>
      <w:tr w14:paraId="2C2D2F26">
        <w:trPr>
          <w:trHeight w:val="454" w:hRule="exact"/>
          <w:ins w:id="972" w:author="你说你喜欢海、但你没说是地中海。" w:date="2026-07-20T20:22:18Z"/>
        </w:trPr>
        <w:tc>
          <w:tcPr>
            <w:tcW w:w="1745" w:type="dxa"/>
            <w:vAlign w:val="center"/>
          </w:tcPr>
          <w:p w14:paraId="5EA8BF35">
            <w:pPr>
              <w:rPr>
                <w:ins w:id="973" w:author="你说你喜欢海、但你没说是地中海。" w:date="2026-07-20T20:22:18Z"/>
                <w:vertAlign w:val="baseline"/>
              </w:rPr>
            </w:pPr>
            <w:ins w:id="974" w:author="你说你喜欢海、但你没说是地中海。" w:date="2026-07-20T20:23:2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精华片段</w:t>
              </w:r>
            </w:ins>
          </w:p>
        </w:tc>
        <w:tc>
          <w:tcPr>
            <w:tcW w:w="5631" w:type="dxa"/>
            <w:vAlign w:val="center"/>
          </w:tcPr>
          <w:p w14:paraId="613F2944">
            <w:pPr>
              <w:rPr>
                <w:ins w:id="975" w:author="你说你喜欢海、但你没说是地中海。" w:date="2026-07-20T20:22:18Z"/>
                <w:vertAlign w:val="baseline"/>
              </w:rPr>
            </w:pPr>
            <w:ins w:id="976" w:author="你说你喜欢海、但你没说是地中海。" w:date="2026-07-20T20:23:27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3-5分钟精华短视频</w:t>
              </w:r>
            </w:ins>
            <w:ins w:id="977" w:author="你说你喜欢海、但你没说是地中海。" w:date="2026-07-20T20:23:4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，适合社交媒体分享</w:t>
              </w:r>
            </w:ins>
          </w:p>
        </w:tc>
        <w:tc>
          <w:tcPr>
            <w:tcW w:w="2252" w:type="dxa"/>
            <w:vAlign w:val="center"/>
          </w:tcPr>
          <w:p w14:paraId="54FEC6B7">
            <w:pPr>
              <w:rPr>
                <w:ins w:id="978" w:author="你说你喜欢海、但你没说是地中海。" w:date="2026-07-20T20:22:18Z"/>
                <w:vertAlign w:val="baseline"/>
              </w:rPr>
            </w:pPr>
            <w:ins w:id="979" w:author="你说你喜欢海、但你没说是地中海。" w:date="2026-07-20T20:23:4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是</w:t>
              </w:r>
            </w:ins>
          </w:p>
        </w:tc>
      </w:tr>
      <w:tr w14:paraId="331ECD0C">
        <w:trPr>
          <w:trHeight w:val="454" w:hRule="exact"/>
          <w:ins w:id="980" w:author="你说你喜欢海、但你没说是地中海。" w:date="2026-07-20T20:22:18Z"/>
        </w:trPr>
        <w:tc>
          <w:tcPr>
            <w:tcW w:w="1745" w:type="dxa"/>
            <w:vAlign w:val="center"/>
          </w:tcPr>
          <w:p w14:paraId="0378133A">
            <w:pPr>
              <w:rPr>
                <w:ins w:id="981" w:author="你说你喜欢海、但你没说是地中海。" w:date="2026-07-20T20:22:18Z"/>
                <w:vertAlign w:val="baseline"/>
              </w:rPr>
            </w:pPr>
            <w:ins w:id="982" w:author="你说你喜欢海、但你没说是地中海。" w:date="2026-07-20T20:24:0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电子纪念卡</w:t>
              </w:r>
            </w:ins>
          </w:p>
        </w:tc>
        <w:tc>
          <w:tcPr>
            <w:tcW w:w="5631" w:type="dxa"/>
            <w:vAlign w:val="center"/>
          </w:tcPr>
          <w:p w14:paraId="25C38FAD">
            <w:pPr>
              <w:rPr>
                <w:ins w:id="983" w:author="你说你喜欢海、但你没说是地中海。" w:date="2026-07-20T20:22:18Z"/>
                <w:vertAlign w:val="baseline"/>
              </w:rPr>
            </w:pPr>
            <w:ins w:id="984" w:author="你说你喜欢海、但你没说是地中海。" w:date="2026-07-20T20:24:09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含节目二维码的电子卡片</w:t>
              </w:r>
            </w:ins>
            <w:ins w:id="985" w:author="你说你喜欢海、但你没说是地中海。" w:date="2026-07-20T20:24:1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，可分享赠送</w:t>
              </w:r>
            </w:ins>
          </w:p>
        </w:tc>
        <w:tc>
          <w:tcPr>
            <w:tcW w:w="2252" w:type="dxa"/>
            <w:vAlign w:val="center"/>
          </w:tcPr>
          <w:p w14:paraId="5293E863">
            <w:pPr>
              <w:rPr>
                <w:ins w:id="986" w:author="你说你喜欢海、但你没说是地中海。" w:date="2026-07-20T20:22:18Z"/>
                <w:vertAlign w:val="baseline"/>
              </w:rPr>
            </w:pPr>
            <w:ins w:id="987" w:author="你说你喜欢海、但你没说是地中海。" w:date="2026-07-20T20:24:25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是</w:t>
              </w:r>
            </w:ins>
          </w:p>
        </w:tc>
      </w:tr>
      <w:tr w14:paraId="3851DE21">
        <w:trPr>
          <w:trHeight w:val="454" w:hRule="exact"/>
          <w:ins w:id="988" w:author="你说你喜欢海、但你没说是地中海。" w:date="2026-07-20T20:22:18Z"/>
        </w:trPr>
        <w:tc>
          <w:tcPr>
            <w:tcW w:w="1745" w:type="dxa"/>
            <w:vAlign w:val="center"/>
          </w:tcPr>
          <w:p w14:paraId="258AC22B">
            <w:pPr>
              <w:rPr>
                <w:ins w:id="989" w:author="你说你喜欢海、但你没说是地中海。" w:date="2026-07-20T20:22:18Z"/>
                <w:vertAlign w:val="baseline"/>
              </w:rPr>
            </w:pPr>
            <w:ins w:id="990" w:author="你说你喜欢海、但你没说是地中海。" w:date="2026-07-20T20:24:30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多平台分发</w:t>
              </w:r>
            </w:ins>
          </w:p>
        </w:tc>
        <w:tc>
          <w:tcPr>
            <w:tcW w:w="5631" w:type="dxa"/>
            <w:vAlign w:val="center"/>
          </w:tcPr>
          <w:p w14:paraId="108CBF58">
            <w:pPr>
              <w:rPr>
                <w:ins w:id="991" w:author="你说你喜欢海、但你没说是地中海。" w:date="2026-07-20T20:22:18Z"/>
                <w:vertAlign w:val="baseline"/>
              </w:rPr>
            </w:pPr>
            <w:ins w:id="992" w:author="你说你喜欢海、但你没说是地中海。" w:date="2026-07-20T20:24:3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代上传至小宇宙/喜马拉雅等播客平台（可选）</w:t>
              </w:r>
            </w:ins>
          </w:p>
        </w:tc>
        <w:tc>
          <w:tcPr>
            <w:tcW w:w="2252" w:type="dxa"/>
            <w:vAlign w:val="center"/>
          </w:tcPr>
          <w:p w14:paraId="44999317">
            <w:pPr>
              <w:rPr>
                <w:ins w:id="993" w:author="你说你喜欢海、但你没说是地中海。" w:date="2026-07-20T20:22:18Z"/>
                <w:vertAlign w:val="baseline"/>
              </w:rPr>
            </w:pPr>
            <w:ins w:id="994" w:author="你说你喜欢海、但你没说是地中海。" w:date="2026-07-20T20:24:4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可选（+100元）</w:t>
              </w:r>
            </w:ins>
          </w:p>
        </w:tc>
      </w:tr>
      <w:tr w14:paraId="77CDDF92">
        <w:trPr>
          <w:trHeight w:val="514" w:hRule="exact"/>
          <w:ins w:id="995" w:author="你说你喜欢海、但你没说是地中海。" w:date="2026-07-20T20:22:18Z"/>
        </w:trPr>
        <w:tc>
          <w:tcPr>
            <w:tcW w:w="1745" w:type="dxa"/>
            <w:vAlign w:val="center"/>
          </w:tcPr>
          <w:p w14:paraId="11366A6B">
            <w:pPr>
              <w:rPr>
                <w:ins w:id="996" w:author="你说你喜欢海、但你没说是地中海。" w:date="2026-07-20T20:22:18Z"/>
                <w:rFonts w:hint="eastAsia" w:eastAsia="宋体"/>
                <w:vertAlign w:val="baseline"/>
                <w:lang w:eastAsia="zh-CN"/>
              </w:rPr>
            </w:pPr>
            <w:ins w:id="997" w:author="你说你喜欢海、但你没说是地中海。" w:date="2026-07-20T20:24:46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实体</w:t>
              </w:r>
            </w:ins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纪念品</w:t>
            </w:r>
          </w:p>
        </w:tc>
        <w:tc>
          <w:tcPr>
            <w:tcW w:w="5631" w:type="dxa"/>
            <w:vAlign w:val="center"/>
          </w:tcPr>
          <w:p w14:paraId="7349E21D">
            <w:pPr>
              <w:rPr>
                <w:ins w:id="998" w:author="你说你喜欢海、但你没说是地中海。" w:date="2026-07-20T20:22:18Z"/>
                <w:vertAlign w:val="baseline"/>
              </w:rPr>
            </w:pPr>
            <w:ins w:id="999" w:author="你说你喜欢海、但你没说是地中海。" w:date="2026-07-20T20:24:5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定制包装的实体纪念品（可选）</w:t>
              </w:r>
            </w:ins>
          </w:p>
        </w:tc>
        <w:tc>
          <w:tcPr>
            <w:tcW w:w="2252" w:type="dxa"/>
            <w:vAlign w:val="center"/>
          </w:tcPr>
          <w:p w14:paraId="0E1CFF33">
            <w:pPr>
              <w:rPr>
                <w:ins w:id="1000" w:author="你说你喜欢海、但你没说是地中海。" w:date="2026-07-20T20:22:18Z"/>
                <w:vertAlign w:val="baseline"/>
              </w:rPr>
            </w:pPr>
            <w:ins w:id="1001" w:author="你说你喜欢海、但你没说是地中海。" w:date="2026-07-20T20:24:5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可选（+200元）</w:t>
              </w:r>
            </w:ins>
          </w:p>
        </w:tc>
      </w:tr>
      <w:tr w14:paraId="10358B1C">
        <w:trPr>
          <w:trHeight w:val="454" w:hRule="exact"/>
          <w:ins w:id="1002" w:author="你说你喜欢海、但你没说是地中海。" w:date="2026-07-20T20:22:21Z"/>
        </w:trPr>
        <w:tc>
          <w:tcPr>
            <w:tcW w:w="1745" w:type="dxa"/>
            <w:vAlign w:val="center"/>
          </w:tcPr>
          <w:p w14:paraId="19A70D79">
            <w:pPr>
              <w:rPr>
                <w:ins w:id="1003" w:author="你说你喜欢海、但你没说是地中海。" w:date="2026-07-20T20:22:21Z"/>
                <w:vertAlign w:val="baseline"/>
              </w:rPr>
            </w:pPr>
            <w:ins w:id="1004" w:author="你说你喜欢海、但你没说是地中海。" w:date="2026-07-20T20:25:03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额外修改</w:t>
              </w:r>
            </w:ins>
          </w:p>
        </w:tc>
        <w:tc>
          <w:tcPr>
            <w:tcW w:w="5631" w:type="dxa"/>
            <w:vAlign w:val="center"/>
          </w:tcPr>
          <w:p w14:paraId="0C6BC470">
            <w:pPr>
              <w:rPr>
                <w:ins w:id="1005" w:author="你说你喜欢海、但你没说是地中海。" w:date="2026-07-20T20:22:21Z"/>
                <w:vertAlign w:val="baseline"/>
              </w:rPr>
            </w:pPr>
            <w:ins w:id="1006" w:author="你说你喜欢海、但你没说是地中海。" w:date="2026-07-20T20:25:08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超出1次修改后的额外修改</w:t>
              </w:r>
            </w:ins>
          </w:p>
        </w:tc>
        <w:tc>
          <w:tcPr>
            <w:tcW w:w="2252" w:type="dxa"/>
            <w:vAlign w:val="center"/>
          </w:tcPr>
          <w:p w14:paraId="3F980848">
            <w:pPr>
              <w:rPr>
                <w:ins w:id="1007" w:author="你说你喜欢海、但你没说是地中海。" w:date="2026-07-20T20:22:21Z"/>
                <w:vertAlign w:val="baseline"/>
              </w:rPr>
            </w:pPr>
            <w:ins w:id="1008" w:author="你说你喜欢海、但你没说是地中海。" w:date="2026-07-20T20:25:12Z">
              <w:r>
                <w:rPr>
                  <w:rFonts w:ascii="Arial" w:hAnsi="Arial" w:eastAsia="Arial" w:cs="Arial"/>
                  <w:b w:val="0"/>
                  <w:bCs w:val="0"/>
                  <w:color w:val="333333"/>
                  <w:sz w:val="22"/>
                  <w:szCs w:val="22"/>
                </w:rPr>
                <w:t>可选（+80元/次）</w:t>
              </w:r>
            </w:ins>
          </w:p>
        </w:tc>
      </w:tr>
    </w:tbl>
    <w:p w14:paraId="4FAEC17D">
      <w:pPr>
        <w:rPr>
          <w:ins w:id="1009" w:author="你说你喜欢海、但你没说是地中海。" w:date="2026-07-20T20:22:04Z"/>
        </w:rPr>
      </w:pPr>
    </w:p>
    <w:p w14:paraId="6B711F31"/>
    <w:p w14:paraId="4374F4DB">
      <w:r>
        <w:br w:type="page"/>
      </w:r>
    </w:p>
    <w:p w14:paraId="10212481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第四部分  ☕ 会员链接与资源互换</w:t>
      </w:r>
    </w:p>
    <w:p w14:paraId="38DE358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4.1 会员体系介绍</w:t>
      </w:r>
    </w:p>
    <w:p w14:paraId="3D247062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此刻Space会员体系是连接播客创作者、听众和资源的核心纽带。每一位会员都有自己的爱好与擅长，此刻Space为会员间的资源共享、知识流动、技能互换提供可能性并搭建桥梁，激活你自己可能都没有意识到的隐藏价值。</w:t>
      </w:r>
    </w:p>
    <w:p w14:paraId="5CEFED25">
      <w:pPr>
        <w:spacing w:before="60" w:after="60"/>
      </w:pPr>
    </w:p>
    <w:p w14:paraId="196AC975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会员定位：不只是服务的消费者，更是联盟生态的共建者。会员既是播客的创作者，也是深度观众和听众，通过联盟平台实现知识互换、资源对接和价值共创。</w:t>
      </w:r>
    </w:p>
    <w:p w14:paraId="3CD1B75F">
      <w:pPr>
        <w:spacing w:before="60" w:after="60"/>
      </w:pPr>
    </w:p>
    <w:p w14:paraId="0F022224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4.2 会员权益详细说明</w:t>
      </w:r>
    </w:p>
    <w:p w14:paraId="505F6FFF">
      <w:pPr>
        <w:spacing w:before="80" w:after="80" w:line="360" w:lineRule="auto"/>
        <w:rPr>
          <w:highlight w:val="yellow"/>
        </w:rPr>
      </w:pPr>
      <w:commentRangeStart w:id="26"/>
      <w:r>
        <w:rPr>
          <w:rFonts w:ascii="Arial" w:hAnsi="Arial" w:eastAsia="Arial" w:cs="Arial"/>
          <w:color w:val="333333"/>
          <w:sz w:val="22"/>
          <w:szCs w:val="22"/>
          <w:highlight w:val="yellow"/>
        </w:rPr>
        <w:t>年度会员费：98元/年</w:t>
      </w:r>
      <w:commentRangeEnd w:id="26"/>
      <w:r>
        <w:rPr>
          <w:highlight w:val="yellow"/>
        </w:rPr>
        <w:commentReference w:id="26"/>
      </w:r>
    </w:p>
    <w:p w14:paraId="158439C1">
      <w:pPr>
        <w:spacing w:before="60" w:after="60"/>
      </w:pP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9420C77">
        <w:trPr>
          <w:tblHeader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10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权益编号, 权益名称, 权益详情, 价值估算</w:t>
            </w:r>
          </w:p>
        </w:tc>
      </w:tr>
      <w:tr w14:paraId="40BBCE3E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97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权益1, 服务9折优惠, 享受播客空间所有相关服务及会员活动9折优惠（含录制空间、后期制作、定制录制等）, 高频使用可省数百元</w:t>
            </w:r>
          </w:p>
        </w:tc>
      </w:tr>
      <w:tr w14:paraId="684FB24A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4E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权益2, 百日陪跑计划, 新人主播百日陪跑计划，快速实现播客0-1的转化。100天内从0到上线第一期播客, 价值599元</w:t>
            </w:r>
          </w:p>
        </w:tc>
      </w:tr>
      <w:tr w14:paraId="712EAE15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759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权益3, 串台与互推, 联盟会员节目串台与互推，快速实现破圈。每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季度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至少1次串台机会, 流量价值不可估量</w:t>
            </w:r>
          </w:p>
        </w:tc>
      </w:tr>
      <w:tr w14:paraId="09725B50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33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权益4, 达人经验分享, 每月1次播客达人线上经验分享，与优秀主播面对面交流, 价值99元/次</w:t>
            </w:r>
          </w:p>
        </w:tc>
      </w:tr>
      <w:tr w14:paraId="68DBF326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ED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权益5, 线下主题活动, 每季度1次联盟会员线下主题活动（播客沙龙、听友会等）, 价值199元/次</w:t>
            </w:r>
          </w:p>
        </w:tc>
      </w:tr>
      <w:tr w14:paraId="170BBD62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4C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权益6, 资源互换平台, 会员间资源共享、技能互换、知识流动的平台和桥梁, 无价</w:t>
            </w:r>
          </w:p>
        </w:tc>
      </w:tr>
      <w:tr w14:paraId="5C9A191A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6E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权益7, 优先参与权, 联盟活动、品牌合作、商业商单的优先参与权, 商业价值</w:t>
            </w:r>
          </w:p>
        </w:tc>
      </w:tr>
      <w:tr w14:paraId="025EC7C7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50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权益8, 专属社群, 此刻Space会员专属社群（微信群），实时交流互动, 社交价值</w:t>
            </w:r>
          </w:p>
        </w:tc>
      </w:tr>
    </w:tbl>
    <w:p w14:paraId="28EC0059">
      <w:pPr>
        <w:spacing w:before="60" w:after="60"/>
      </w:pPr>
    </w:p>
    <w:p w14:paraId="3B0208D0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注：会员线下活动根据活动情况单独定价，会员享受9折优惠。</w:t>
      </w:r>
    </w:p>
    <w:p w14:paraId="48A27466">
      <w:r>
        <w:br w:type="page"/>
      </w:r>
    </w:p>
    <w:p w14:paraId="23643E3B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4.3 新人主播百日陪跑计划</w:t>
      </w:r>
    </w:p>
    <w:p w14:paraId="7B5189F3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百日陪跑计划是此刻Space会员的核心权益之一，旨在帮助零基础的新人主播在100天内完成从0到1的播客转化——从构思到上线第一期正式播客。</w:t>
      </w:r>
    </w:p>
    <w:p w14:paraId="0FC6100B">
      <w:pPr>
        <w:spacing w:before="60" w:after="60"/>
      </w:pPr>
    </w:p>
    <w:p w14:paraId="78C8683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百日陪跑路线图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36B8F4C">
        <w:trPr>
          <w:tblHeader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6B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阶段, 时间, 目标, 具体内容</w:t>
            </w:r>
          </w:p>
        </w:tc>
      </w:tr>
      <w:tr w14:paraId="310371ED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05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第一阶段, 第1-20天, 定位与构思, 播客定位工作坊→个人风格测评→选题方向确定→节目名称和slogan设计→目标听众画像</w:t>
            </w:r>
          </w:p>
        </w:tc>
      </w:tr>
      <w:tr w14:paraId="73344C2E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59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第二阶段, 第21-40天, 内容策划, 内容框架搭建→前3期选题策划→节目大纲撰写→嘉宾/对谈人选确定→录制脚本准备</w:t>
            </w:r>
          </w:p>
        </w:tc>
      </w:tr>
      <w:tr w14:paraId="30521D41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68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第三阶段, 第41-60天, 录制实战, 设备使用培训→试录第一期→导师1V1反馈→正式录制前2期→录制技巧精进</w:t>
            </w:r>
          </w:p>
        </w:tc>
      </w:tr>
      <w:tr w14:paraId="713EC7C8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39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第四阶段, 第61-80天, 后期与包装, 后期制作培训（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可选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）→封面设计→节目简介撰写→播客平台账号注册→前2期后期制作完成</w:t>
            </w:r>
          </w:p>
        </w:tc>
      </w:tr>
      <w:tr w14:paraId="1BDF1381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D4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第五阶段, 第81-100天, 上线与推广, 第1期正式上线→社交媒体推广→听众互动→第2期上线→数据复盘→后续内容规划</w:t>
            </w:r>
          </w:p>
        </w:tc>
      </w:tr>
    </w:tbl>
    <w:p w14:paraId="11D2A80E">
      <w:pPr>
        <w:spacing w:before="60" w:after="60"/>
      </w:pPr>
    </w:p>
    <w:p w14:paraId="41995BE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陪跑支持体系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181B3B2">
        <w:trPr>
          <w:tblHeader/>
        </w:trPr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6B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支持类型, 内容, 频次</w:t>
            </w:r>
          </w:p>
        </w:tc>
      </w:tr>
      <w:tr w14:paraId="03907C45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E9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1V1导师指导, 专属播客导师全程陪伴，定期1V1沟通指导, 每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月2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次（100天内共</w:t>
            </w:r>
            <w:r>
              <w:rPr>
                <w:rFonts w:hint="eastAsia" w:eastAsia="宋体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次）</w:t>
            </w:r>
          </w:p>
        </w:tc>
      </w:tr>
      <w:tr w14:paraId="64D1B0CE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5F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小组共学, 同期新人主播小组共学，互相激励和反馈, 每两周1次</w:t>
            </w:r>
          </w:p>
        </w:tc>
      </w:tr>
      <w:tr w14:paraId="1F28E914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FF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制作补贴, 前2期节目享受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5折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基础后期制作, 2期</w:t>
            </w:r>
          </w:p>
        </w:tc>
      </w:tr>
      <w:tr w14:paraId="001D9A46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BC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流量扶持, 联盟渠道推荐、社群转发、串台机会, 上线即享</w:t>
            </w:r>
          </w:p>
        </w:tc>
      </w:tr>
      <w:tr w14:paraId="0A860D7B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BA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上线礼包, 播客上线礼包（含联盟周边、设备优惠券等）, 1份</w:t>
            </w:r>
          </w:p>
        </w:tc>
      </w:tr>
    </w:tbl>
    <w:p w14:paraId="60BBFEFE">
      <w:pPr>
        <w:spacing w:before="60" w:after="60"/>
      </w:pPr>
    </w:p>
    <w:p w14:paraId="3E7DAF1F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4.4 会员串台与互推机制</w:t>
      </w:r>
    </w:p>
    <w:p w14:paraId="561AC016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串台（嘉宾互访）是播客破圈最有效的方式之一。此刻Space建立系统化的会员串台与互推机制，帮助会员快速扩大听众群体。</w:t>
      </w:r>
    </w:p>
    <w:p w14:paraId="7415EF7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串台匹配机制</w:t>
      </w:r>
    </w:p>
    <w:p w14:paraId="7727157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主题匹配：根据会员播客的主题标签，智能推荐风格相近或互补的串台对象</w:t>
      </w:r>
    </w:p>
    <w:p w14:paraId="64FD254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受众互补：分析双方听众画像，推荐受众重合度低但内容兼容性高的串台组合</w:t>
      </w:r>
    </w:p>
    <w:p w14:paraId="1EC65D0B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等级匹配：根据播客粉丝量级匹配，确保双方受益均衡（新人主播可与大主播串台，由联盟协调）</w:t>
      </w:r>
    </w:p>
    <w:p w14:paraId="1B83F88E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地域匹配：同城会员优先匹配，便于线下串台录制</w:t>
      </w:r>
    </w:p>
    <w:p w14:paraId="627BC87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互推资源池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F97181A">
        <w:trPr>
          <w:tblHeader/>
        </w:trPr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4B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互推形式, 说明, 频次</w:t>
            </w:r>
          </w:p>
        </w:tc>
      </w:tr>
      <w:tr w14:paraId="6EE4C5B4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82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节目串台, 双方互为嘉宾，各录制一期节目, 每月至少1次机会</w:t>
            </w:r>
          </w:p>
        </w:tc>
      </w:tr>
      <w:tr w14:paraId="052A7A10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7A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社群转发, 在会员社群内转发推荐对方最新节目, 随时</w:t>
            </w:r>
          </w:p>
        </w:tc>
      </w:tr>
      <w:tr w14:paraId="2946B443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C7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联合企划, 多位会员联合策划系列节目或专题活动, 每季度1次</w:t>
            </w:r>
          </w:p>
        </w:tc>
      </w:tr>
      <w:tr w14:paraId="52838C17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DF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线下同台, 联盟沙龙/活动中同台对谈, 根据活动安排</w:t>
            </w:r>
          </w:p>
        </w:tc>
      </w:tr>
      <w:tr w14:paraId="2802AB0C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D11B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社交媒体互推, 微博/小红书/朋友圈互相推荐, 随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机</w:t>
            </w:r>
          </w:p>
        </w:tc>
      </w:tr>
    </w:tbl>
    <w:p w14:paraId="68D42BB4">
      <w:pPr>
        <w:spacing w:before="60" w:after="60"/>
      </w:pPr>
    </w:p>
    <w:p w14:paraId="38461C4F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4.5 线上经验分享方案</w:t>
      </w:r>
    </w:p>
    <w:p w14:paraId="3BA60497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每月1次播客达人线上经验分享，邀请优秀主播、行业专家、设备评测人等分享实战经验。</w:t>
      </w:r>
    </w:p>
    <w:p w14:paraId="57B46D94">
      <w:pPr>
        <w:pStyle w:val="4"/>
        <w:spacing w:before="240" w:after="120"/>
      </w:pPr>
      <w:commentRangeStart w:id="27"/>
      <w:r>
        <w:rPr>
          <w:rFonts w:ascii="Arial" w:hAnsi="Arial" w:eastAsia="Arial" w:cs="Arial"/>
          <w:b/>
          <w:bCs/>
          <w:color w:val="D4763A"/>
          <w:sz w:val="24"/>
          <w:szCs w:val="24"/>
        </w:rPr>
        <w:t>年度分享主题规划</w:t>
      </w:r>
      <w:commentRangeEnd w:id="27"/>
      <w:r>
        <w:commentReference w:id="27"/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38817E1"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E7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月份, 主题, 拟邀嘉宾类型</w:t>
            </w:r>
          </w:p>
        </w:tc>
      </w:tr>
      <w:tr w14:paraId="418A774E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29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1月, 新年新播客：如何做好年度内容规划, 资深播客制作人</w:t>
            </w:r>
          </w:p>
        </w:tc>
      </w:tr>
      <w:tr w14:paraId="0B78D150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1E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2月, 播客设备选购指南：从入门到专业, 设备评测博主/供应商</w:t>
            </w:r>
          </w:p>
        </w:tc>
      </w:tr>
      <w:tr w14:paraId="3D2EC6F9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6B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3月, 播客剪辑入门：自己动手做后期, 专业后期工程师</w:t>
            </w:r>
          </w:p>
        </w:tc>
      </w:tr>
      <w:tr w14:paraId="027C2F72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9D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4月, 如何找到你的播客定位和独特声音, 内容策划专家</w:t>
            </w:r>
          </w:p>
        </w:tc>
      </w:tr>
      <w:tr w14:paraId="49138B27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C0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5月, 播客商业化路径：从热爱到变现, 成功变现主播</w:t>
            </w:r>
          </w:p>
        </w:tc>
      </w:tr>
      <w:tr w14:paraId="290CB6FF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A6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6月, 视频播客怎么做：从音频到视频的进阶, 视频播客创作者</w:t>
            </w:r>
          </w:p>
        </w:tc>
      </w:tr>
      <w:tr w14:paraId="005C112F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2A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7月, 播客嘉宾采访技巧：如何聊出好内容, 资深访谈主播</w:t>
            </w:r>
          </w:p>
        </w:tc>
      </w:tr>
      <w:tr w14:paraId="0C689800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72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8月, 播客推广与增长：让更多人听见你, 新媒体运营专家</w:t>
            </w:r>
          </w:p>
        </w:tc>
      </w:tr>
      <w:tr w14:paraId="7304A62A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50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9月, 播客品牌合作：如何接到第一笔商单, 品牌方代表/主播</w:t>
            </w:r>
          </w:p>
        </w:tc>
      </w:tr>
      <w:tr w14:paraId="0C9B444C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B5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10月, 播客数据分析：用数据驱动内容优化, 数据分析师</w:t>
            </w:r>
          </w:p>
        </w:tc>
      </w:tr>
      <w:tr w14:paraId="6887EDD9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D8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11月, 播客社群运营：打造忠实听众群体, 社群运营专家</w:t>
            </w:r>
          </w:p>
        </w:tc>
      </w:tr>
      <w:tr w14:paraId="026DC7C7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59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12月, 年度回顾：我的播客这一年, 联盟年度优秀主播</w:t>
            </w:r>
          </w:p>
        </w:tc>
      </w:tr>
    </w:tbl>
    <w:p w14:paraId="2265BCEA">
      <w:pPr>
        <w:spacing w:before="60" w:after="60"/>
      </w:pPr>
    </w:p>
    <w:p w14:paraId="4C089D7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分享会形式</w:t>
      </w:r>
    </w:p>
    <w:p w14:paraId="46A3F1A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时长：, 90分钟（60分钟分享+30分钟互动问答）</w:t>
      </w:r>
    </w:p>
    <w:p w14:paraId="2D389AF4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形式：, 线上直播（腾讯会议/小宇宙直播），会员免费参与</w:t>
      </w:r>
    </w:p>
    <w:p w14:paraId="700ACC96">
      <w:pPr>
        <w:pStyle w:val="19"/>
        <w:numPr>
          <w:ilvl w:val="0"/>
          <w:numId w:val="1"/>
        </w:numPr>
        <w:spacing w:before="60" w:after="60" w:line="340" w:lineRule="auto"/>
      </w:pPr>
      <w:commentRangeStart w:id="28"/>
      <w:r>
        <w:rPr>
          <w:rFonts w:ascii="Arial" w:hAnsi="Arial" w:eastAsia="Arial" w:cs="Arial"/>
          <w:b/>
          <w:bCs/>
          <w:color w:val="1B3A5C"/>
          <w:sz w:val="22"/>
          <w:szCs w:val="22"/>
        </w:rPr>
        <w:t>回放：, 分享会录像上传会员专区，可随时回看</w:t>
      </w:r>
      <w:commentRangeEnd w:id="28"/>
      <w:r>
        <w:commentReference w:id="28"/>
      </w:r>
    </w:p>
    <w:p w14:paraId="5F66C5D1">
      <w:pPr>
        <w:pStyle w:val="19"/>
        <w:numPr>
          <w:ilvl w:val="0"/>
          <w:numId w:val="1"/>
        </w:numPr>
        <w:spacing w:before="60" w:after="60" w:line="340" w:lineRule="auto"/>
        <w:rPr>
          <w:ins w:id="1010" w:author="你说你喜欢海、但你没说是地中海。" w:date="2026-07-20T20:50:51Z"/>
        </w:rPr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笔记：, 运营团队整理分享要点，以图文形式发至会员社群</w:t>
      </w:r>
    </w:p>
    <w:p w14:paraId="20E9AA11">
      <w:pPr>
        <w:pStyle w:val="19"/>
        <w:numPr>
          <w:ilvl w:val="0"/>
          <w:numId w:val="0"/>
        </w:numPr>
        <w:spacing w:before="60" w:after="60" w:line="340" w:lineRule="auto"/>
        <w:rPr>
          <w:ins w:id="1011" w:author="你说你喜欢海、但你没说是地中海。" w:date="2026-07-20T20:50:53Z"/>
          <w:rFonts w:ascii="Arial" w:hAnsi="Arial" w:eastAsia="Arial" w:cs="Arial"/>
          <w:b/>
          <w:bCs/>
          <w:color w:val="1B3A5C"/>
          <w:sz w:val="22"/>
          <w:szCs w:val="22"/>
        </w:rPr>
      </w:pPr>
    </w:p>
    <w:p w14:paraId="0CA9FE89">
      <w:pPr>
        <w:pStyle w:val="19"/>
        <w:numPr>
          <w:ilvl w:val="0"/>
          <w:numId w:val="0"/>
        </w:numPr>
        <w:spacing w:before="60" w:after="60" w:line="340" w:lineRule="auto"/>
        <w:rPr>
          <w:rFonts w:ascii="Arial" w:hAnsi="Arial" w:eastAsia="Arial" w:cs="Arial"/>
          <w:b/>
          <w:bCs/>
          <w:color w:val="1B3A5C"/>
          <w:sz w:val="22"/>
          <w:szCs w:val="22"/>
        </w:rPr>
      </w:pPr>
    </w:p>
    <w:p w14:paraId="04F2EC25">
      <w:r>
        <w:rPr>
          <w:rFonts w:ascii="Arial" w:hAnsi="Arial" w:eastAsia="Arial" w:cs="Arial"/>
          <w:b/>
          <w:bCs/>
          <w:color w:val="1B3A5C"/>
          <w:sz w:val="28"/>
          <w:szCs w:val="28"/>
        </w:rPr>
        <w:t>4.6 线下主题活动方案</w:t>
      </w:r>
    </w:p>
    <w:p w14:paraId="66F6E961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每季度1次联盟会员线下主题活动，打造播客社区文化，促进会员深度交流。</w:t>
      </w:r>
    </w:p>
    <w:p w14:paraId="216D3EBB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季度活动规划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366AC49"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7B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季度, 活动主题, 活动形式, 规模</w:t>
            </w:r>
          </w:p>
        </w:tc>
      </w:tr>
      <w:tr w14:paraId="11692BB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33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Q1（春季）, 播客新春开放麦, 会员轮流上台5分钟开放麦+自由社交+茶歇, 20-30人</w:t>
            </w:r>
          </w:p>
        </w:tc>
      </w:tr>
      <w:tr w14:paraId="094B1FF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3D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Q2（夏季）, 播客创作工作坊, 分组创作实战：从选题到录制，现场完成一期迷你播客, 15-20人</w:t>
            </w:r>
          </w:p>
        </w:tc>
      </w:tr>
      <w:tr w14:paraId="539FA997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93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Q3（秋季）, 播客听众见面会, 会员主播与听众面对面：现场录制+互动问答+签名合影, 30-50人</w:t>
            </w:r>
          </w:p>
        </w:tc>
      </w:tr>
      <w:tr w14:paraId="206FB11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73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Q4（冬季）, 年度播客嘉年华, 年度总结+优秀表彰+串台集市+品牌展区+播客市集, 100+人</w:t>
            </w:r>
          </w:p>
        </w:tc>
      </w:tr>
    </w:tbl>
    <w:p w14:paraId="71C873B7">
      <w:pPr>
        <w:spacing w:before="60" w:after="60"/>
      </w:pPr>
    </w:p>
    <w:p w14:paraId="27E5E4B6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活动执行要点</w:t>
      </w:r>
    </w:p>
    <w:p w14:paraId="4D56687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场地选择：, 优先使用此刻Space合作空间，大型活动租赁外部场地</w:t>
      </w:r>
    </w:p>
    <w:p w14:paraId="3925DF00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费用分摊：, 基础活动会员免费，大型嘉年华按成本价收取</w:t>
      </w:r>
      <w:ins w:id="1012" w:author="你说你喜欢海、但你没说是地中海。" w:date="2026-07-20T20:52:24Z">
        <w:r>
          <w:rPr>
            <w:rFonts w:hint="eastAsia" w:ascii="Arial" w:hAnsi="Arial" w:eastAsia="宋体" w:cs="Arial"/>
            <w:b/>
            <w:bCs/>
            <w:color w:val="1B3A5C"/>
            <w:sz w:val="22"/>
            <w:szCs w:val="22"/>
            <w:lang w:val="en-US" w:eastAsia="zh-CN"/>
          </w:rPr>
          <w:t>场地费及</w:t>
        </w:r>
      </w:ins>
      <w:r>
        <w:rPr>
          <w:rFonts w:ascii="Arial" w:hAnsi="Arial" w:eastAsia="Arial" w:cs="Arial"/>
          <w:b/>
          <w:bCs/>
          <w:color w:val="1B3A5C"/>
          <w:sz w:val="22"/>
          <w:szCs w:val="22"/>
        </w:rPr>
        <w:t>材料费</w:t>
      </w:r>
    </w:p>
    <w:p w14:paraId="2B9B083B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内容产出：, 每场活动至少产出1期播客内容（现场录制或活动回顾）</w:t>
      </w:r>
    </w:p>
    <w:p w14:paraId="26B1E75D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品牌合作：, 可引入品牌赞助（冠名、茶歇、伴手礼等），降低活动成本</w:t>
      </w:r>
    </w:p>
    <w:p w14:paraId="0E492550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活动传播：, 活动前社群预热→活动中实时图文直播→活动后回顾推文+播客上线</w:t>
      </w:r>
    </w:p>
    <w:p w14:paraId="47ECAC9B">
      <w:pPr>
        <w:spacing w:before="60" w:after="60"/>
      </w:pPr>
    </w:p>
    <w:p w14:paraId="1764F44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4.7 资源互换平台设计</w:t>
      </w:r>
    </w:p>
    <w:p w14:paraId="2070CFFE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此刻Space资源互换平台是会员体系的核心价值之一，旨在激活会员间的资源共享和技能互换。</w:t>
      </w:r>
    </w:p>
    <w:p w14:paraId="4712B163">
      <w:pPr>
        <w:spacing w:before="60" w:after="60"/>
      </w:pPr>
    </w:p>
    <w:p w14:paraId="5DCF5D35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资源互换类型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CD7ABE4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8F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互换类型, 具体内容, 匹配方式</w:t>
            </w:r>
          </w:p>
        </w:tc>
      </w:tr>
      <w:tr w14:paraId="45C1375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2C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技能互换, 剪辑↔文案、设计↔配乐、配音↔翻译、编程↔营销等, 技能标签匹配</w:t>
            </w:r>
          </w:p>
        </w:tc>
      </w:tr>
      <w:tr w14:paraId="5339D19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13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资源互换, 录音场地↔摄影棚、设备借用↔技术支持、嘉宾资源↔渠道资源, 资源需求发布</w:t>
            </w:r>
          </w:p>
        </w:tc>
      </w:tr>
      <w:tr w14:paraId="4B9FFCD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7E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知识互换, 行业经验分享↔播客技能培训、专业知识↔播客曝光, 知识库匹配</w:t>
            </w:r>
          </w:p>
        </w:tc>
      </w:tr>
      <w:tr w14:paraId="3029CAB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9B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服务互换, 后期制作↔社交媒体运营、封面设计↔内容策划, 服务时长积分制</w:t>
            </w:r>
          </w:p>
        </w:tc>
      </w:tr>
      <w:tr w14:paraId="30585BC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5F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人脉互换, 行业人脉对接、品牌资源引荐、嘉宾推荐, 人脉需求发布</w:t>
            </w:r>
          </w:p>
        </w:tc>
      </w:tr>
      <w:tr w14:paraId="1905993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08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物料互换, 闲置设备转让/借用、二手器材交易、物料共享, 闲置物品发布</w:t>
            </w:r>
          </w:p>
        </w:tc>
      </w:tr>
    </w:tbl>
    <w:p w14:paraId="34E245D5">
      <w:pPr>
        <w:spacing w:before="60" w:after="60"/>
      </w:pPr>
    </w:p>
    <w:p w14:paraId="6187BC6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积分激励机制</w:t>
      </w:r>
    </w:p>
    <w:p w14:paraId="25B95446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会员通过互助行为获取积分，积分可兑换联盟服务和权益：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DC743DA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6E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行为, 积分, 可兑换权益</w:t>
            </w:r>
          </w:p>
        </w:tc>
      </w:tr>
      <w:tr w14:paraId="34925F7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4E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为其他会员提供技能服务, 10-50分/次, 100分=1小时免费录制空间</w:t>
            </w:r>
          </w:p>
        </w:tc>
      </w:tr>
      <w:tr w14:paraId="0A004AE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C9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推荐新会员加入, 20分/人, 200分=1期基础后期制作</w:t>
            </w:r>
          </w:p>
        </w:tc>
      </w:tr>
      <w:tr w14:paraId="6224CC8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54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参与串台录制, 15分/次, 300分=1次定制化录制体验</w:t>
            </w:r>
          </w:p>
        </w:tc>
      </w:tr>
      <w:tr w14:paraId="1C7367C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00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分享会主讲, 50分/次, 500分=1年会员费免除</w:t>
            </w:r>
          </w:p>
        </w:tc>
      </w:tr>
      <w:tr w14:paraId="11AFABE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38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活动志愿者, 30分/次, 800分=播客品牌孵化服务</w:t>
            </w:r>
          </w:p>
        </w:tc>
      </w:tr>
      <w:tr w14:paraId="360A5EA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3D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社群活跃贡献, 5分/周, 积分排行榜月度TOP3额外奖励</w:t>
            </w:r>
          </w:p>
        </w:tc>
      </w:tr>
    </w:tbl>
    <w:p w14:paraId="2B05F2DC">
      <w:r>
        <w:br w:type="page"/>
      </w:r>
    </w:p>
    <w:p w14:paraId="4CB0B689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第五部分  🎙 播客创作孵化</w:t>
      </w:r>
    </w:p>
    <w:p w14:paraId="7ABFF71C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5.1 孵化体系介绍</w:t>
      </w:r>
    </w:p>
    <w:p w14:paraId="0676CE3D">
      <w:pPr>
        <w:spacing w:before="80" w:after="80" w:line="360" w:lineRule="auto"/>
      </w:pPr>
      <w:commentRangeStart w:id="29"/>
      <w:r>
        <w:rPr>
          <w:rFonts w:ascii="Arial" w:hAnsi="Arial" w:eastAsia="Arial" w:cs="Arial"/>
          <w:color w:val="333333"/>
          <w:sz w:val="22"/>
          <w:szCs w:val="22"/>
        </w:rPr>
        <w:t>播客创作孵化是此刻Space的高阶服务，</w:t>
      </w:r>
      <w:commentRangeEnd w:id="29"/>
      <w:r>
        <w:commentReference w:id="29"/>
      </w:r>
      <w:r>
        <w:rPr>
          <w:rFonts w:ascii="Arial" w:hAnsi="Arial" w:eastAsia="Arial" w:cs="Arial"/>
          <w:color w:val="333333"/>
          <w:sz w:val="22"/>
          <w:szCs w:val="22"/>
        </w:rPr>
        <w:t>从选题策划到内容打磨，联盟提供创作指导与灵感碰撞，让每一个声音找到独特表达。孵化体系覆盖从单期节目到播客品牌的全周期服务，帮助创作者实现从录一期节目'到'一个播客品牌的跨越。</w:t>
      </w:r>
    </w:p>
    <w:p w14:paraId="0319543E">
      <w:pPr>
        <w:spacing w:before="60" w:after="60"/>
      </w:pP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20C7D80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5651F5"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孵化服务体系</w:t>
            </w:r>
          </w:p>
          <w:p w14:paraId="01F9E04F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单期音频节目孵化：针对单期节目的选题、录制、制作全流程指导</w:t>
            </w:r>
          </w:p>
          <w:p w14:paraId="74C2F98E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单期视频节目孵化：视频播客的策划、拍摄、剪辑全流程指导</w:t>
            </w:r>
          </w:p>
          <w:p w14:paraId="4266F25D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音频播客品牌孵化：从0到1打造完整播客品牌的系统性孵化</w:t>
            </w:r>
          </w:p>
          <w:p w14:paraId="043039D0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视频播客品牌孵化：视频播客IP的策划、制作、运营全链路孵化</w:t>
            </w:r>
          </w:p>
          <w:p w14:paraId="798EF638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播客新星主播孵化计划：新人主播系统性扶持计划</w:t>
            </w:r>
          </w:p>
        </w:tc>
      </w:tr>
    </w:tbl>
    <w:p w14:paraId="1610F411">
      <w:pPr>
        <w:spacing w:before="60" w:after="60"/>
      </w:pPr>
    </w:p>
    <w:p w14:paraId="5DF8DFEE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5.2 单期节目孵化方案</w:t>
      </w:r>
    </w:p>
    <w:p w14:paraId="7BF5B8E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服务内容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29D90A2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44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环节, 服务内容, 交付物</w:t>
            </w:r>
          </w:p>
        </w:tc>
      </w:tr>
      <w:tr w14:paraId="5413FD36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3A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选题策划, 1V1选题沟通→热点分析→受众匹配→选题确认, 选题方案书（含选题理由、目标受众、内容框架）</w:t>
            </w:r>
          </w:p>
        </w:tc>
      </w:tr>
      <w:tr w14:paraId="21E53A6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B7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内容大纲, 节目结构设计→嘉宾/内容排布→时间分配→关键节点, 详细节目大纲（含时间轴、话题清单、问题设计）</w:t>
            </w:r>
          </w:p>
        </w:tc>
      </w:tr>
      <w:tr w14:paraId="3788F703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D9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录制指导, 录制前彩排→现场导演→节奏把控→即兴引导, 全程录制指导服务</w:t>
            </w:r>
          </w:p>
        </w:tc>
      </w:tr>
      <w:tr w14:paraId="24C23FD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28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后期制作, 降噪+精剪+配乐+封面+分发（标准版后期）, 成品节目+封面+平台上线</w:t>
            </w:r>
          </w:p>
        </w:tc>
      </w:tr>
      <w:tr w14:paraId="6F733593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53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数据复盘, 上线7天后数据分析→听众反馈整理→优化建议, 数据报告+下期优化建议</w:t>
            </w:r>
          </w:p>
        </w:tc>
      </w:tr>
    </w:tbl>
    <w:p w14:paraId="5AED490A">
      <w:pPr>
        <w:spacing w:before="60" w:after="60"/>
      </w:pPr>
    </w:p>
    <w:p w14:paraId="1CC8469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适用场景</w:t>
      </w:r>
    </w:p>
    <w:p w14:paraId="5B42FE3E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企业/品牌单期播客内容制作</w:t>
      </w:r>
    </w:p>
    <w:p w14:paraId="2C33B1F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个人播客试水：先做一期看看效果</w:t>
      </w:r>
    </w:p>
    <w:p w14:paraId="41E677DC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特殊事件/节日单期特别节目</w:t>
      </w:r>
    </w:p>
    <w:p w14:paraId="79A5FC08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嘉宾访谈类单期节目</w:t>
      </w:r>
    </w:p>
    <w:p w14:paraId="59F9E578">
      <w:pPr>
        <w:spacing w:before="60" w:after="60"/>
      </w:pPr>
    </w:p>
    <w:p w14:paraId="06692DF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5.3 播客品牌孵化方案</w:t>
      </w:r>
    </w:p>
    <w:p w14:paraId="0C942BE9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播客品牌孵化是面向有长期创作意愿的创作者/团队的系统性服务，从0到1打造完整播客品牌。</w:t>
      </w:r>
    </w:p>
    <w:p w14:paraId="433156AF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孵化周期与里程碑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F431122">
        <w:trPr>
          <w:tblHeader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03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阶段, 时间, 里程碑目标, 核心工作</w:t>
            </w:r>
          </w:p>
        </w:tc>
      </w:tr>
      <w:tr w14:paraId="542D6769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C6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定位期, 第1-2周, 播客定位确定, 创作者深度访谈→风格测评→竞品分析→差异化定位→名称&amp;slogan设计→视觉VI确定</w:t>
            </w:r>
          </w:p>
        </w:tc>
      </w:tr>
      <w:tr w14:paraId="04FFE858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0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策划期, 第3-4周, 内容框架+前5期选题, 内容矩阵设计→选题库搭建（20+选题）→前5期详细策划→嘉宾资源梳理→更新频率规划</w:t>
            </w:r>
          </w:p>
        </w:tc>
      </w:tr>
      <w:tr w14:paraId="303B16A5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85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制作期, 第5-8周, 前3期正式上线, 第1-3期录制+后期制作+封面设计+平台注册+节目上线+社交媒体同步</w:t>
            </w:r>
          </w:p>
        </w:tc>
      </w:tr>
      <w:tr w14:paraId="14AC8E97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0C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推广期, 第9-12周, 粉丝破500, 社交媒体矩阵搭建→内容分发策略→社群运营启动→串台互推→数据监测优化</w:t>
            </w:r>
          </w:p>
        </w:tc>
      </w:tr>
      <w:tr w14:paraId="7B8E3BD0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46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商业化期, 第13-16周, 商业模型确立, 粉丝画像分析→商业化路径规划→品牌合作洽谈→商单报价体系→第一笔商单落地</w:t>
            </w:r>
          </w:p>
        </w:tc>
      </w:tr>
    </w:tbl>
    <w:p w14:paraId="28BFB174">
      <w:pPr>
        <w:spacing w:before="60" w:after="60"/>
      </w:pPr>
    </w:p>
    <w:p w14:paraId="7B95D1E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品牌孵化交付物清单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0DB6267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A1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交付物, 说明</w:t>
            </w:r>
          </w:p>
        </w:tc>
      </w:tr>
      <w:tr w14:paraId="695CCB9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85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播客定位报告, 包含定位分析、目标受众画像、差异化策略、竞品分析</w:t>
            </w:r>
          </w:p>
        </w:tc>
      </w:tr>
      <w:tr w14:paraId="188EBA3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93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视觉VI设计, 播客Logo、封面模板、社交媒体头像/配图模板</w:t>
            </w:r>
          </w:p>
        </w:tc>
      </w:tr>
      <w:tr w14:paraId="6865967C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221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内容矩阵方案, 内容栏目划分、选题方向、更新频率、系列规划</w:t>
            </w:r>
          </w:p>
        </w:tc>
      </w:tr>
      <w:tr w14:paraId="37E74AC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C4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选题库（20+选题）, 前20期选题清单，含选题理由、目标受众、内容要点</w:t>
            </w:r>
          </w:p>
        </w:tc>
      </w:tr>
      <w:tr w14:paraId="0AD55CE3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34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前5期详细策划, 每期节目大纲、嘉宾安排、录制脚本、问题清单</w:t>
            </w:r>
          </w:p>
        </w:tc>
      </w:tr>
      <w:tr w14:paraId="7D88F475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6F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前3期成品节目, 录制+后期制作+封面设计+平台上线</w:t>
            </w:r>
          </w:p>
        </w:tc>
      </w:tr>
      <w:tr w14:paraId="45338DF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8C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社交媒体方案, 平台选择、内容策略、发布节奏、互动策略</w:t>
            </w:r>
          </w:p>
        </w:tc>
      </w:tr>
      <w:tr w14:paraId="0E5AB56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8B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商业化规划, 变现路径、报价体系、品牌合作方案模板</w:t>
            </w:r>
          </w:p>
        </w:tc>
      </w:tr>
      <w:tr w14:paraId="60A7790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15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数据报告, 前3期上线后的数据分析和优化建议</w:t>
            </w:r>
          </w:p>
        </w:tc>
      </w:tr>
      <w:tr w14:paraId="6F6141E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92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运营手册, 播客日常运营SOP、内容日历模板、数据追踪表</w:t>
            </w:r>
          </w:p>
        </w:tc>
      </w:tr>
    </w:tbl>
    <w:p w14:paraId="6C8025BC">
      <w:r>
        <w:br w:type="page"/>
      </w:r>
    </w:p>
    <w:p w14:paraId="16ECF9A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5.4 播客新星主播孵化计划</w:t>
      </w:r>
    </w:p>
    <w:p w14:paraId="582E018A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播客新星是此刻Space设立的新人主播系统性扶持计划，旨在发现和培养有潜力的播客创作者，为联盟生态持续注入新鲜血液。</w:t>
      </w:r>
    </w:p>
    <w:p w14:paraId="231D07E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入选条件</w:t>
      </w:r>
    </w:p>
    <w:p w14:paraId="5DE0A4A7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此刻Space年度会员</w:t>
      </w:r>
    </w:p>
    <w:p w14:paraId="1D89A058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有明确的播客创作意愿和初步选题方向</w:t>
      </w:r>
    </w:p>
    <w:p w14:paraId="1952360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承诺至少持续更新12期节目（约3个月）</w:t>
      </w:r>
    </w:p>
    <w:p w14:paraId="2E418997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color w:val="333333"/>
          <w:sz w:val="22"/>
          <w:szCs w:val="22"/>
        </w:rPr>
        <w:t>通过联盟筛选面试（内容方向+创作动机+执行力评估）</w:t>
      </w:r>
    </w:p>
    <w:p w14:paraId="0618A5D2">
      <w:pPr>
        <w:spacing w:before="60" w:after="60"/>
      </w:pPr>
    </w:p>
    <w:p w14:paraId="344E0D8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孵化权益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14031A8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A8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权益, 内容, 价值</w:t>
            </w:r>
          </w:p>
        </w:tc>
      </w:tr>
      <w:tr w14:paraId="1CBEF1B0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92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免费时长, 新主播首月享受10小时免费空间使用, 300-1000元</w:t>
            </w:r>
          </w:p>
        </w:tc>
      </w:tr>
      <w:tr w14:paraId="78806145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C9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制作补贴, 优质内容享受免费后期制作服务（前3期）, 600-1200元</w:t>
            </w:r>
          </w:p>
        </w:tc>
      </w:tr>
      <w:tr w14:paraId="3A1BEF4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5B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流量扶持, 联盟渠道推荐、串台机会、活动展示, 流量价值不可估量</w:t>
            </w:r>
          </w:p>
        </w:tc>
      </w:tr>
      <w:tr w14:paraId="63AD722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EC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导师指导, 资深主播1V1指导，每月2次, 价值1200元</w:t>
            </w:r>
          </w:p>
        </w:tc>
      </w:tr>
      <w:tr w14:paraId="5371664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66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品牌包装, 免费播客Logo和封面设计, 价值500元</w:t>
            </w:r>
          </w:p>
        </w:tc>
      </w:tr>
      <w:tr w14:paraId="1D5C3DD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28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商业化对接, 达到一定粉丝量后，联盟对接品牌商单, 商业价值</w:t>
            </w:r>
          </w:p>
        </w:tc>
      </w:tr>
      <w:tr w14:paraId="5D2C3B9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4C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签约机制, 优秀主播可签约成为联盟独家合作主播, 签约金+分成</w:t>
            </w:r>
          </w:p>
        </w:tc>
      </w:tr>
    </w:tbl>
    <w:p w14:paraId="2ADE3492">
      <w:pPr>
        <w:spacing w:before="60" w:after="60"/>
      </w:pPr>
    </w:p>
    <w:p w14:paraId="40D0E0E3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孵化考核标准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F6D5152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A6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考核维度, 指标, 达标标准</w:t>
            </w:r>
          </w:p>
        </w:tc>
      </w:tr>
      <w:tr w14:paraId="6C572F9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E0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内容产出, 上线节目数量, 3个月内至少上线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12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期</w:t>
            </w:r>
          </w:p>
        </w:tc>
      </w:tr>
      <w:tr w14:paraId="041B16D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6E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内容质量, 平均评分, 联盟评分4分以上（5分制）</w:t>
            </w:r>
          </w:p>
        </w:tc>
      </w:tr>
      <w:tr w14:paraId="6495011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87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听众增长, 粉丝增长, 3个月内粉丝≥500</w:t>
            </w:r>
          </w:p>
        </w:tc>
      </w:tr>
      <w:tr w14:paraId="28505BB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A4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互动活跃, 评论/点赞/分享, 每期平均互动≥20次</w:t>
            </w:r>
          </w:p>
        </w:tc>
      </w:tr>
      <w:tr w14:paraId="7E8CE1F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9D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更新稳定性, 更新频率, 按承诺频率稳定更新，不中断超过2周</w:t>
            </w:r>
          </w:p>
        </w:tc>
      </w:tr>
      <w:tr w14:paraId="4D9F149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3F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社群参与, 联盟社群活跃度, 每月至少参与1次社群互动/活动</w:t>
            </w:r>
          </w:p>
        </w:tc>
      </w:tr>
    </w:tbl>
    <w:p w14:paraId="01118D54">
      <w:pPr>
        <w:spacing w:before="60" w:after="60"/>
      </w:pPr>
    </w:p>
    <w:p w14:paraId="59DBFDE3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5.5 选题策划方法论</w:t>
      </w:r>
    </w:p>
    <w:p w14:paraId="2F6927DC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此刻Space总结的播客选题策划5C方法论，帮助创作者系统性地产出高质量选题。</w:t>
      </w:r>
    </w:p>
    <w:p w14:paraId="434EB0D3">
      <w:pPr>
        <w:spacing w:before="60" w:after="60"/>
      </w:pPr>
    </w:p>
    <w:p w14:paraId="14D8767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5C选题方法论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0F095DA"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DC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维度, 英文, 核心问题, 实操工具</w:t>
            </w:r>
          </w:p>
        </w:tc>
      </w:tr>
      <w:tr w14:paraId="68DF2F8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50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Creator, 创作者, 你擅长什么？你的独特视角是什么？, 个人能力矩阵+差异化分析</w:t>
            </w:r>
          </w:p>
        </w:tc>
      </w:tr>
      <w:tr w14:paraId="468DF969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2B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Content, 内容, 你要表达什么？内容的核心价值是什么？, 内容金字塔模型+选题树</w:t>
            </w:r>
          </w:p>
        </w:tc>
      </w:tr>
      <w:tr w14:paraId="033630F4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CC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Customer, 受众, 谁会听？他们关心什么？什么场景下听？, 听众画像+需求调研</w:t>
            </w:r>
          </w:p>
        </w:tc>
      </w:tr>
      <w:tr w14:paraId="5BE38ECA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76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Competition, 竞品, 同类播客在做什么？你的差异在哪？, 竞品分析矩阵+蓝海选题</w:t>
            </w:r>
          </w:p>
        </w:tc>
      </w:tr>
      <w:tr w14:paraId="60F2C623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40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Channel, 渠道, 在哪些平台分发？如何触达目标听众？, 平台特性分析+分发策略</w:t>
            </w:r>
          </w:p>
        </w:tc>
      </w:tr>
    </w:tbl>
    <w:p w14:paraId="7469F064">
      <w:pPr>
        <w:spacing w:before="60" w:after="60"/>
      </w:pPr>
    </w:p>
    <w:p w14:paraId="31AB424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选题来源渠道</w:t>
      </w:r>
    </w:p>
    <w:p w14:paraId="14A75911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热点追踪：, 微博热搜、知乎热榜、小红书趋势、行业新闻</w:t>
      </w:r>
    </w:p>
    <w:p w14:paraId="44C3E3C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听众反馈：, 评论区留言、社群提问、私信咨询、问卷调查</w:t>
      </w:r>
    </w:p>
    <w:p w14:paraId="5148B7FF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个人经历：, 工作感悟、生活观察、旅行见闻、阅读思考</w:t>
      </w:r>
    </w:p>
    <w:p w14:paraId="7F4EC331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嘉宾资源：, 朋友/同事/行业专家的故事和专业领域</w:t>
      </w:r>
    </w:p>
    <w:p w14:paraId="0CDE65ED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节日/事件：, 节日特辑、纪念日、行业事件、社会热点</w:t>
      </w:r>
    </w:p>
    <w:p w14:paraId="2159EC96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数据反推：, 分析往期数据，找出最受欢迎的内容类型深挖</w:t>
      </w:r>
    </w:p>
    <w:p w14:paraId="528C299E">
      <w:pPr>
        <w:spacing w:before="60" w:after="60"/>
      </w:pPr>
    </w:p>
    <w:p w14:paraId="0F630D3E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5.6 内容质量评价体系</w:t>
      </w:r>
    </w:p>
    <w:p w14:paraId="1DF10117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此刻Space建立系统化的播客内容质量评价体系，用于评估孵化效果和指导内容优化。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2D56B3C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F9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评价维度, 权重, 评分标准（1-5分）, 评估方式</w:t>
            </w:r>
          </w:p>
        </w:tc>
      </w:tr>
      <w:tr w14:paraId="72CC693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A5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内容价值, 30%, 5分=深度洞察/独家信息/实用干货；1分=泛泛而谈/无实质内容, 专家评审</w:t>
            </w:r>
          </w:p>
        </w:tc>
      </w:tr>
      <w:tr w14:paraId="42BC2990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F4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表达质量, 20%, 5分=逻辑清晰/表达流畅/节奏感好；1分=逻辑混乱/表达生硬, 专家评审</w:t>
            </w:r>
          </w:p>
        </w:tc>
      </w:tr>
      <w:tr w14:paraId="47E6775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EC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声音品质, 15%, 5分=音质清晰/无明显噪音/音量均衡；1分=噪音明显/音质差, 技术检测</w:t>
            </w:r>
          </w:p>
        </w:tc>
      </w:tr>
      <w:tr w14:paraId="1182336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D6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互动表现, 15%, 5分=评论/点赞/分享活跃；1分=几乎无互动, 数据分析</w:t>
            </w:r>
          </w:p>
        </w:tc>
      </w:tr>
      <w:tr w14:paraId="34D03CE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CD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听众增长, 10%, 5分=粉丝稳定增长；1分=粉丝流失/停滞, 数据追踪</w:t>
            </w:r>
          </w:p>
        </w:tc>
      </w:tr>
      <w:tr w14:paraId="15420B3A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39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更新稳定性, 10%, 5分=按时稳定更新；1分=更新不定时/频繁断更, 更新记录</w:t>
            </w:r>
          </w:p>
        </w:tc>
      </w:tr>
    </w:tbl>
    <w:p w14:paraId="6A636E97">
      <w:pPr>
        <w:spacing w:before="60" w:after="60"/>
      </w:pPr>
    </w:p>
    <w:p w14:paraId="51C943E8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综合评分4分以上为优质内容，可享受额外流量扶持和商业化对接。低于3分触发内容优化辅导。</w:t>
      </w:r>
    </w:p>
    <w:p w14:paraId="1CB5AC75">
      <w:pPr>
        <w:spacing w:before="60" w:after="60"/>
      </w:pPr>
    </w:p>
    <w:p w14:paraId="3E68A3F2">
      <w:pPr>
        <w:pStyle w:val="3"/>
        <w:spacing w:before="320" w:after="160"/>
        <w:rPr>
          <w:color w:val="FF0000"/>
        </w:rPr>
      </w:pPr>
      <w:r>
        <w:rPr>
          <w:rFonts w:ascii="Arial" w:hAnsi="Arial" w:eastAsia="Arial" w:cs="Arial"/>
          <w:b/>
          <w:bCs/>
          <w:color w:val="FF0000"/>
          <w:sz w:val="28"/>
          <w:szCs w:val="28"/>
        </w:rPr>
        <w:t>5.7 商业化对接机制</w:t>
      </w:r>
    </w:p>
    <w:p w14:paraId="737F9F6D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当孵化主播达到一定粉丝量后，联盟启动商业化对接，帮助创作者实现变现。</w:t>
      </w:r>
    </w:p>
    <w:p w14:paraId="25DD3BDE">
      <w:pPr>
        <w:spacing w:before="60" w:after="60"/>
      </w:pPr>
    </w:p>
    <w:p w14:paraId="1D773C2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商业化路径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32CA9E0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AA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变现方式, 门槛, 说明, 联盟角色</w:t>
            </w:r>
          </w:p>
        </w:tc>
      </w:tr>
      <w:tr w14:paraId="6D76A70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24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品牌口播广告, 粉丝≥1000, 在节目中口播品牌广告（15-60秒）, 对接品牌方+报价谈判</w:t>
            </w:r>
          </w:p>
        </w:tc>
      </w:tr>
      <w:tr w14:paraId="751D570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5B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品牌定制节目, 粉丝≥3000, 品牌冠名单期节目，深度内容植入, 策划+制作+品牌对接</w:t>
            </w:r>
          </w:p>
        </w:tc>
      </w:tr>
      <w:tr w14:paraId="46773AB4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1B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付费节目, 粉丝≥5000, 部分精品内容付费收听, 平台对接+定价策略</w:t>
            </w:r>
          </w:p>
        </w:tc>
      </w:tr>
      <w:tr w14:paraId="436AB252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6B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知识付费, 粉丝≥5000, 基于播客内容的课程/训练营, 课程策划+平台对接</w:t>
            </w:r>
          </w:p>
        </w:tc>
      </w:tr>
      <w:tr w14:paraId="5EF509E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C7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线下活动, 粉丝≥3000, 播客主题线下沙龙/工作坊, 活动策划+场地协调</w:t>
            </w:r>
          </w:p>
        </w:tc>
      </w:tr>
      <w:tr w14:paraId="745695D6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79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电商带货, 粉丝≥5000, 播客相关产品/设备推荐带货, 供应链对接+佣金结算</w:t>
            </w:r>
          </w:p>
        </w:tc>
      </w:tr>
      <w:tr w14:paraId="5CA012F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FA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会员订阅, 粉丝≥10000, 播客专属会员社群（付费）, 社群工具+运营指导</w:t>
            </w:r>
          </w:p>
        </w:tc>
      </w:tr>
      <w:tr w14:paraId="5294640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61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品牌代言, 粉丝≥10000, 成为品牌长期合作大使, 商务谈判+合同管理</w:t>
            </w:r>
          </w:p>
        </w:tc>
      </w:tr>
    </w:tbl>
    <w:p w14:paraId="525E71DF">
      <w:pPr>
        <w:rPr>
          <w:ins w:id="1013" w:author="你说你喜欢海、但你没说是地中海。" w:date="2026-07-20T21:06:38Z"/>
        </w:rPr>
      </w:pPr>
    </w:p>
    <w:p w14:paraId="4E812C22">
      <w:pPr>
        <w:rPr>
          <w:ins w:id="1014" w:author="你说你喜欢海、但你没说是地中海。" w:date="2026-07-20T21:06:38Z"/>
        </w:rPr>
      </w:pPr>
    </w:p>
    <w:p w14:paraId="440506EB">
      <w:del w:id="1015" w:author="你说你喜欢海、但你没说是地中海。" w:date="2026-07-20T21:06:39Z">
        <w:r>
          <w:rPr/>
          <w:br w:type="page"/>
        </w:r>
      </w:del>
    </w:p>
    <w:p w14:paraId="48975411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 xml:space="preserve">第六部分  🤝 </w:t>
      </w:r>
      <w:commentRangeStart w:id="30"/>
      <w:r>
        <w:rPr>
          <w:rFonts w:ascii="Arial" w:hAnsi="Arial" w:eastAsia="Arial" w:cs="Arial"/>
          <w:b/>
          <w:bCs/>
          <w:color w:val="1B3A5C"/>
          <w:sz w:val="36"/>
          <w:szCs w:val="36"/>
        </w:rPr>
        <w:t>商务合作对接</w:t>
      </w:r>
      <w:commentRangeEnd w:id="30"/>
      <w:r>
        <w:commentReference w:id="30"/>
      </w:r>
    </w:p>
    <w:p w14:paraId="278FFE6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6.1 商务合作体系介绍</w:t>
      </w:r>
    </w:p>
    <w:p w14:paraId="4B91E9C9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商务合作对接是此刻Space连接创作者与商业资源的桥梁，为品牌方提供多维度的播客营销服务，同时为创作者创造商业化机会。通过品牌联动、广告投放、内容转化、线下沙龙等形式，实现品牌、创作者和联盟的三方共赢。</w:t>
      </w:r>
    </w:p>
    <w:p w14:paraId="36ACA30F">
      <w:pPr>
        <w:spacing w:before="60" w:after="60"/>
      </w:pP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980E2EA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5616C6"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合作价值</w:t>
            </w:r>
          </w:p>
          <w:p w14:paraId="14BA1970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对品牌方：精准触达高净值播客听众群体，实现深度内容营销</w:t>
            </w:r>
          </w:p>
          <w:p w14:paraId="34672E12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对创作者：获得商业合作机会，实现播客创作变现</w:t>
            </w:r>
          </w:p>
          <w:p w14:paraId="6593DAB3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对联盟：构建商业化闭环，增强联盟生态可持续性</w:t>
            </w:r>
          </w:p>
          <w:p w14:paraId="23B33DF6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• 对场地方：品牌活动带来客流和品牌联动效应</w:t>
            </w:r>
          </w:p>
        </w:tc>
      </w:tr>
    </w:tbl>
    <w:p w14:paraId="1555968A">
      <w:pPr>
        <w:spacing w:before="60" w:after="60"/>
      </w:pPr>
    </w:p>
    <w:p w14:paraId="3FA6FAE1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6.2 品牌定制沙龙方案</w:t>
      </w:r>
    </w:p>
    <w:p w14:paraId="438AB096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品牌冠名月度沙龙，精准触达目标受众。联盟依托线下空间网络，为品牌方定制播客主题沙龙活动。</w:t>
      </w:r>
    </w:p>
    <w:p w14:paraId="5D8B1647">
      <w:pPr>
        <w:spacing w:before="60" w:after="60"/>
        <w:rPr>
          <w:del w:id="1016" w:author="你说你喜欢海、但你没说是地中海。" w:date="2026-07-20T21:06:45Z"/>
        </w:rPr>
      </w:pPr>
    </w:p>
    <w:p w14:paraId="3374C7FF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沙龙方案标准包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BAF39C9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1C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项目, 标准方案, 升级方案</w:t>
            </w:r>
          </w:p>
        </w:tc>
      </w:tr>
      <w:tr w14:paraId="0FBCCFC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F6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 xml:space="preserve">活动规模5-20人, 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val="en-US" w:eastAsia="zh-CN"/>
              </w:rPr>
              <w:t>3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0-50人</w:t>
            </w:r>
          </w:p>
        </w:tc>
      </w:tr>
      <w:tr w14:paraId="465F267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41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活动时长2小时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eastAsia="zh-CN"/>
              </w:rPr>
              <w:t>，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3小时</w:t>
            </w:r>
          </w:p>
        </w:tc>
      </w:tr>
      <w:tr w14:paraId="517C7544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E7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活动形式, 主题对谈+开放麦+自由社交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eastAsia="zh-CN"/>
              </w:rPr>
              <w:t>，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 xml:space="preserve"> 主题对谈+开放麦+互动工作坊+茶歇社交</w:t>
            </w:r>
          </w:p>
        </w:tc>
      </w:tr>
      <w:tr w14:paraId="3B306BB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2D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品牌曝光, 场地品牌布置+口播+社交媒体, 场地品牌布置+口播+社媒+专属播客节目录制</w:t>
            </w:r>
          </w:p>
        </w:tc>
      </w:tr>
      <w:tr w14:paraId="671C6F6A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60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内容产出, 活动回顾图文1篇, 活动回顾图文+1期播客节目+精华短视频</w:t>
            </w:r>
          </w:p>
        </w:tc>
      </w:tr>
      <w:tr w14:paraId="7591AC74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E2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场地, 此刻Space合作空间, 合作空间或品牌指定场地</w:t>
            </w:r>
          </w:p>
        </w:tc>
      </w:tr>
      <w:tr w14:paraId="58FE5EAD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2F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茶歇, 基础茶歇（咖啡+点心）, 定制茶歇（品牌联名饮品+精致茶点）</w:t>
            </w:r>
          </w:p>
        </w:tc>
      </w:tr>
      <w:tr w14:paraId="0C8B89A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F8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伴手礼, 联盟周边+品牌物料, 定制伴手礼包（联盟+品牌联名周边）</w:t>
            </w:r>
          </w:p>
        </w:tc>
      </w:tr>
      <w:tr w14:paraId="71E31AD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02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参考报价, 10,000-15,000元/场, 20,000-30,000元/场</w:t>
            </w:r>
          </w:p>
        </w:tc>
      </w:tr>
    </w:tbl>
    <w:p w14:paraId="4877253A">
      <w:pPr>
        <w:spacing w:before="60" w:after="60"/>
      </w:pPr>
    </w:p>
    <w:p w14:paraId="187CFAE5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沙龙主题方向建议</w:t>
      </w:r>
    </w:p>
    <w:p w14:paraId="60F44374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职场成长类：适合招聘/教育/企业服务品牌</w:t>
      </w:r>
    </w:p>
    <w:p w14:paraId="77B67DD8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生活方式类： 适合消费品/餐饮/健康品牌</w:t>
      </w:r>
    </w:p>
    <w:p w14:paraId="1E2CFFBA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科技前沿类：适合科技/互联网/SaaS品牌</w:t>
      </w:r>
    </w:p>
    <w:p w14:paraId="6132617E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文化艺术类：适合文创/出版/艺术品牌</w:t>
      </w:r>
    </w:p>
    <w:p w14:paraId="69A2E974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情感心理类：适合心理咨询/健康/生活方式品牌</w:t>
      </w:r>
    </w:p>
    <w:p w14:paraId="493D8043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商业财经类：适合金融/投资/B2B品牌</w:t>
      </w:r>
    </w:p>
    <w:p w14:paraId="1C65D55F">
      <w:pPr>
        <w:spacing w:before="60" w:after="60"/>
      </w:pPr>
    </w:p>
    <w:p w14:paraId="70745C32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6.3 空间品牌植入方案</w:t>
      </w:r>
    </w:p>
    <w:p w14:paraId="77CA1E32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在联盟合作空间内进行品牌展示和植入，实现长期品牌曝光。</w:t>
      </w:r>
    </w:p>
    <w:p w14:paraId="2F2BCE66">
      <w:pPr>
        <w:spacing w:before="60" w:after="60"/>
      </w:pP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41E3113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28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植入形式, 说明, 曝光周期, 参考报价</w:t>
            </w:r>
          </w:p>
        </w:tc>
      </w:tr>
      <w:tr w14:paraId="287F03F7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4D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品牌联名录制角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eastAsia="zh-CN"/>
              </w:rPr>
              <w:t>，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在录制空间设置品牌联名背景墙/桌台，视频录制可见, 按月/季, 3,000-8,000元/月</w:t>
            </w:r>
          </w:p>
        </w:tc>
      </w:tr>
      <w:tr w14:paraId="78B2F84E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D1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设备联名展示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eastAsia="zh-CN"/>
              </w:rPr>
              <w:t>，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品牌设备（麦克风/耳机等）作为录制标配，桌面展示牌, 按季/年, 5,000-15,000元/季</w:t>
            </w:r>
          </w:p>
        </w:tc>
      </w:tr>
      <w:tr w14:paraId="0B85C6B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4B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定制杯套/杯垫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eastAsia="zh-CN"/>
              </w:rPr>
              <w:t>，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在合作咖啡店提供品牌定制杯套/杯垫, 按月, 2,000-5,000元/月</w:t>
            </w:r>
          </w:p>
        </w:tc>
      </w:tr>
      <w:tr w14:paraId="125DCC1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3A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ON AIR灯箱联名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2"/>
                <w:szCs w:val="22"/>
                <w:lang w:eastAsia="zh-CN"/>
              </w:rPr>
              <w:t>，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录制空间ON AIR灯箱品牌联名logo, 按季/年, 3,000-8,000元/季</w:t>
            </w:r>
          </w:p>
        </w:tc>
      </w:tr>
      <w:tr w14:paraId="6264EA96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7F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空间主题装饰, 录制空间品牌主题装饰（海报/展架/绿植等）, 按月, 2,000-6,000元/月</w:t>
            </w:r>
          </w:p>
        </w:tc>
      </w:tr>
      <w:tr w14:paraId="2B8D51A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F6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小程序品牌露出, 此刻Space小程序开屏/预约页品牌广告, 按月, 3,000-10,000元/月</w:t>
            </w:r>
          </w:p>
        </w:tc>
      </w:tr>
      <w:tr w14:paraId="7A215846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FB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播客口播植入, 联盟播客节目中品牌口播（每期15-30秒）, 按期, 500-2,000元/期</w:t>
            </w:r>
          </w:p>
        </w:tc>
      </w:tr>
    </w:tbl>
    <w:p w14:paraId="6769D505">
      <w:pPr>
        <w:spacing w:before="60" w:after="60"/>
      </w:pPr>
    </w:p>
    <w:p w14:paraId="53F4484F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6.4 主播代言合作机制</w:t>
      </w:r>
    </w:p>
    <w:p w14:paraId="1FEC1126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联盟优质主播与品牌的深度内容合作，通过主播个人影响力实现品牌传播。</w:t>
      </w:r>
    </w:p>
    <w:p w14:paraId="0245FE16">
      <w:pPr>
        <w:spacing w:before="60" w:after="60"/>
        <w:rPr>
          <w:del w:id="1017" w:author="你说你喜欢海、但你没说是地中海。" w:date="2026-07-20T21:06:59Z"/>
        </w:rPr>
      </w:pPr>
    </w:p>
    <w:p w14:paraId="4DB4F84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合作模式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D26D310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50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合作模式, 说明, 适用场景, 参考报价</w:t>
            </w:r>
          </w:p>
        </w:tc>
      </w:tr>
      <w:tr w14:paraId="31679E0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DA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单期品牌节目, 主播为品牌定制1期专题节目，深度内容植入, 产品发布/活动推广, 3,000-10,000元/期</w:t>
            </w:r>
          </w:p>
        </w:tc>
      </w:tr>
      <w:tr w14:paraId="4400E07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EE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系列品牌节目, 主播为品牌制作3-5期系列节目，持续曝光, 品牌长期建设, 10,000-40,000元/系列</w:t>
            </w:r>
          </w:p>
        </w:tc>
      </w:tr>
      <w:tr w14:paraId="4805FA83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25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品牌大使, 主播成为品牌长期大使，季度/年度合作, 品牌战略合作, 30,000-100,000元/年</w:t>
            </w:r>
          </w:p>
        </w:tc>
      </w:tr>
      <w:tr w14:paraId="68CF9CDD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83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线下活动代言, 主播出席品牌线下活动，现场对谈/录制, 品牌发布会/沙龙, 5,000-20,000元/场</w:t>
            </w:r>
          </w:p>
        </w:tc>
      </w:tr>
      <w:tr w14:paraId="2DE463C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4E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社交媒体联动, 主播在小红书/微博/朋友圈为品牌发声, 新品推广/活动预热, 1,000-5,000元/条</w:t>
            </w:r>
          </w:p>
        </w:tc>
      </w:tr>
    </w:tbl>
    <w:p w14:paraId="479E1C33">
      <w:pPr>
        <w:spacing w:before="60" w:after="60"/>
        <w:rPr>
          <w:del w:id="1018" w:author="你说你喜欢海、但你没说是地中海。" w:date="2026-07-20T21:07:03Z"/>
        </w:rPr>
      </w:pPr>
    </w:p>
    <w:p w14:paraId="65D3AD77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主播分级与报价指导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DEAEF8A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78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主播级别, 粉丝量级, 单期报价, 系列报价</w:t>
            </w:r>
          </w:p>
        </w:tc>
      </w:tr>
      <w:tr w14:paraId="68DBC67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74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新星主播, 1,000-5,000, 1,000-3,000元, 5,000-12,000元</w:t>
            </w:r>
          </w:p>
        </w:tc>
      </w:tr>
      <w:tr w14:paraId="259C5335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FE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成长主播, 5,000-20,000, 3,000-8,000元, 12,000-30,000元</w:t>
            </w:r>
          </w:p>
        </w:tc>
      </w:tr>
      <w:tr w14:paraId="75EA8AD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BE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头部主播, 20,000-100,000, 8,000-20,000元, 30,000-80,000元</w:t>
            </w:r>
          </w:p>
        </w:tc>
      </w:tr>
      <w:tr w14:paraId="160CF909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81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明星主播, 100,000+, 20,000-50,000元, 80,000-200,000元</w:t>
            </w:r>
          </w:p>
        </w:tc>
      </w:tr>
    </w:tbl>
    <w:p w14:paraId="51F3FB0F">
      <w:pPr>
        <w:spacing w:before="60" w:after="60"/>
      </w:pPr>
    </w:p>
    <w:p w14:paraId="2C861A0B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注：联盟从品牌合作中收取15-20%的服务佣金。主播获得80-85%的合作收入。</w:t>
      </w:r>
    </w:p>
    <w:p w14:paraId="2CE9B2C7">
      <w:pPr>
        <w:rPr>
          <w:ins w:id="1019" w:author="你说你喜欢海、但你没说是地中海。" w:date="2026-07-20T21:07:06Z"/>
        </w:rPr>
      </w:pPr>
    </w:p>
    <w:p w14:paraId="6F91221B">
      <w:pPr>
        <w:rPr>
          <w:ins w:id="1020" w:author="你说你喜欢海、但你没说是地中海。" w:date="2026-07-20T21:07:06Z"/>
        </w:rPr>
      </w:pPr>
    </w:p>
    <w:p w14:paraId="4417073F">
      <w:pPr>
        <w:rPr>
          <w:del w:id="1021" w:author="你说你喜欢海、但你没说是地中海。" w:date="2026-07-20T21:07:09Z"/>
        </w:rPr>
      </w:pPr>
      <w:del w:id="1022" w:author="你说你喜欢海、但你没说是地中海。" w:date="2026-07-20T21:07:07Z">
        <w:r>
          <w:rPr/>
          <w:br w:type="page"/>
        </w:r>
      </w:del>
    </w:p>
    <w:p w14:paraId="345A42BB">
      <w:pPr>
        <w:spacing w:before="320" w:after="160"/>
        <w:pPrChange w:id="1023" w:author="你说你喜欢海、但你没说是地中海。" w:date="2026-07-20T21:07:09Z">
          <w:pPr>
            <w:pStyle w:val="3"/>
            <w:spacing w:before="320" w:after="160"/>
          </w:pPr>
        </w:pPrChange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6.5 数据报告服务</w:t>
      </w:r>
    </w:p>
    <w:p w14:paraId="7FF72976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基于联盟数据为品牌提供播客营销效果分析报告，帮助品牌评估投放效果和优化策略。</w:t>
      </w:r>
    </w:p>
    <w:p w14:paraId="113F38D4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数据报告内容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B0B0358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8E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报告模块, 包含数据, 交付形式</w:t>
            </w:r>
          </w:p>
        </w:tc>
      </w:tr>
      <w:tr w14:paraId="3632CF8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B1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播放数据, 总播放量/完播率/均播时长/平台分布, 数据图表+分析</w:t>
            </w:r>
          </w:p>
        </w:tc>
      </w:tr>
      <w:tr w14:paraId="441DB139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E9B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受众画像, 年龄/性别/地域/职业/兴趣标签, 画像报告+图表</w:t>
            </w:r>
          </w:p>
        </w:tc>
      </w:tr>
      <w:tr w14:paraId="2888D33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21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互动数据, 评论数/点赞数/分享数/收藏数, 数据图表+分析</w:t>
            </w:r>
          </w:p>
        </w:tc>
      </w:tr>
      <w:tr w14:paraId="5110DDF0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10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品牌曝光, 口播提及量/植入展示量/品牌搜索量变化, 曝光报告</w:t>
            </w:r>
          </w:p>
        </w:tc>
      </w:tr>
      <w:tr w14:paraId="56E5437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9D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转化数据, （需品牌配合） promo code使用量/链接点击/转化率, 转化漏斗分析</w:t>
            </w:r>
          </w:p>
        </w:tc>
      </w:tr>
      <w:tr w14:paraId="3ADFCE6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C7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竞品对比, 同品类播客投放效果对比, 对比报告</w:t>
            </w:r>
          </w:p>
        </w:tc>
      </w:tr>
      <w:tr w14:paraId="2152442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3E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优化建议, 基于数据的投放策略优化建议, 策略建议书</w:t>
            </w:r>
          </w:p>
        </w:tc>
      </w:tr>
    </w:tbl>
    <w:p w14:paraId="2A2B7775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报告类型与报价</w:t>
      </w:r>
    </w:p>
    <w:p w14:paraId="7D2721E5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单期投放报告：, 单次品牌投放的效果分析，3,000-5,000元/份</w:t>
      </w:r>
    </w:p>
    <w:p w14:paraId="4383EEB3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季度投放报告：, 季度品牌投放效果汇总与分析，8,000-15,000元/份</w:t>
      </w:r>
    </w:p>
    <w:p w14:paraId="753FF1A4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年度策略报告：, 年度播客营销策略与效果评估，20,000-50,000元/份</w:t>
      </w:r>
    </w:p>
    <w:p w14:paraId="51F106D9">
      <w:pPr>
        <w:pStyle w:val="19"/>
        <w:numPr>
          <w:ilvl w:val="0"/>
          <w:numId w:val="1"/>
        </w:numPr>
        <w:spacing w:before="60" w:after="60" w:line="340" w:lineRule="auto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行业洞察报告：, 基于联盟数据的播客行业趋势报告，10,000-30,000元/份</w:t>
      </w:r>
    </w:p>
    <w:p w14:paraId="14989DCE">
      <w:pPr>
        <w:spacing w:before="60" w:after="60"/>
      </w:pPr>
    </w:p>
    <w:p w14:paraId="17406252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6.6 广告投放方案</w:t>
      </w:r>
    </w:p>
    <w:p w14:paraId="76118D64">
      <w:pPr>
        <w:spacing w:before="80" w:after="80" w:line="360" w:lineRule="auto"/>
      </w:pPr>
      <w:r>
        <w:rPr>
          <w:rFonts w:ascii="Arial" w:hAnsi="Arial" w:eastAsia="Arial" w:cs="Arial"/>
          <w:color w:val="333333"/>
          <w:sz w:val="22"/>
          <w:szCs w:val="22"/>
        </w:rPr>
        <w:t>为品牌方提供播客广告投放的一站式服务，从选号到执行到效果追踪。</w:t>
      </w:r>
    </w:p>
    <w:p w14:paraId="5CDF01BB">
      <w:pPr>
        <w:spacing w:before="60" w:after="60"/>
      </w:pPr>
    </w:p>
    <w:p w14:paraId="6B166D8B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广告投放形式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4CA4793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8D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广告形式, 说明, 时长, 参考报价</w:t>
            </w:r>
          </w:p>
        </w:tc>
      </w:tr>
      <w:tr w14:paraId="326BB347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CB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片头口播, 节目开头15-30秒品牌口播广告, 15-30秒, 500-5,000元/期</w:t>
            </w:r>
          </w:p>
        </w:tc>
      </w:tr>
      <w:tr w14:paraId="726650FE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24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片中口播, 节目中间插入品牌口播广告, 30-60秒, 800-8,000元/期</w:t>
            </w:r>
          </w:p>
        </w:tc>
      </w:tr>
      <w:tr w14:paraId="2C5C8334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1F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片尾口播, 节目结尾品牌口播+call to action, 15-30秒, 400-3,000元/期</w:t>
            </w:r>
          </w:p>
        </w:tc>
      </w:tr>
      <w:tr w14:paraId="4618259E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7B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品牌定制内容, 整期节目围绕品牌/产品制作, 30-45分钟, 3,000-20,000元/期</w:t>
            </w:r>
          </w:p>
        </w:tc>
      </w:tr>
      <w:tr w14:paraId="2B1D3AC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10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节目冠名, 品牌冠名单期/系列节目, 整期, 5,000-30,000元/期</w:t>
            </w:r>
          </w:p>
        </w:tc>
      </w:tr>
      <w:tr w14:paraId="22616FC2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27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片头/片尾贴片, 品牌音频贴片广告（非主播口播）, 15-30秒, 300-2,000元/期</w:t>
            </w:r>
          </w:p>
        </w:tc>
      </w:tr>
      <w:tr w14:paraId="1668D7D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3F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节目推荐位, 在小宇宙等平台节目推荐位展示, 按周, 2,000-10,000元/周</w:t>
            </w:r>
          </w:p>
        </w:tc>
      </w:tr>
    </w:tbl>
    <w:p w14:paraId="1ED6B11D">
      <w:pPr>
        <w:spacing w:before="60" w:after="60"/>
      </w:pPr>
    </w:p>
    <w:p w14:paraId="7843BB1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投放套餐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47C8E80"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5B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套餐名称, 包含内容, 适用品牌, 参考报价</w:t>
            </w:r>
          </w:p>
        </w:tc>
      </w:tr>
      <w:tr w14:paraId="5ECDE97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10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试水包, 3位新星主播×各1期片尾口播, 预算有限/首次尝试, 3,000-8,000元</w:t>
            </w:r>
          </w:p>
        </w:tc>
      </w:tr>
      <w:tr w14:paraId="2CD21734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50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标准包, 5位成长主播×各1期片中口播+数据报告, 新品推广/活动预热, 15,000-40,000元</w:t>
            </w:r>
          </w:p>
        </w:tc>
      </w:tr>
      <w:tr w14:paraId="4B663F3A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A6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进阶包, 3位成长主播×各2期+1位头部主播×1期定制+数据报告, 品牌建设/产品发布, 30,000-80,000元</w:t>
            </w:r>
          </w:p>
        </w:tc>
      </w:tr>
      <w:tr w14:paraId="566BC53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AE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旗舰包, 5位头部主播×各2期+2期品牌定制+季度数据报告, 年度品牌战略, 80,000-200,000元</w:t>
            </w:r>
          </w:p>
        </w:tc>
      </w:tr>
    </w:tbl>
    <w:p w14:paraId="0FC95F86">
      <w:pPr>
        <w:spacing w:before="60" w:after="60"/>
      </w:pPr>
    </w:p>
    <w:p w14:paraId="6968A348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6.7 合作流程与报价</w:t>
      </w:r>
    </w:p>
    <w:p w14:paraId="4E940522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商务合作标准流程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6A477BC">
        <w:trPr>
          <w:tblHeader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C9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步骤, 环节, 详细说明, 时间</w:t>
            </w:r>
          </w:p>
        </w:tc>
      </w:tr>
      <w:tr w14:paraId="7E5A41D2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FF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01, 需求对接, 品牌方提出合作需求（预算/目标/时间/受众）, 1-2天</w:t>
            </w:r>
          </w:p>
        </w:tc>
      </w:tr>
      <w:tr w14:paraId="701B0EE8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09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02, 方案策划, 联盟根据需求定制合作方案（主播匹配/形式/报价）, 3-5天</w:t>
            </w:r>
          </w:p>
        </w:tc>
      </w:tr>
      <w:tr w14:paraId="20AFEDD0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94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03, 方案确认, 品牌方审核方案，确认合作内容和报价, 2-3天</w:t>
            </w:r>
          </w:p>
        </w:tc>
      </w:tr>
      <w:tr w14:paraId="01ED0B94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BE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04, 合同签署, 双方签署合作协议，品牌方支付预付款（50-70%）, 3-5天</w:t>
            </w:r>
          </w:p>
        </w:tc>
      </w:tr>
      <w:tr w14:paraId="03257F21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1F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05, 内容制作, 按方案执行：节目录制/后期制作/品牌植入, 1-4周</w:t>
            </w:r>
          </w:p>
        </w:tc>
      </w:tr>
      <w:tr w14:paraId="23A36352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FD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06, 审核确认, 品牌方审核内容，确认上线, 2-3天</w:t>
            </w:r>
          </w:p>
        </w:tc>
      </w:tr>
      <w:tr w14:paraId="6325CB57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1E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07, 正式上线, 内容正式发布，多平台分发, 按计划</w:t>
            </w:r>
          </w:p>
        </w:tc>
      </w:tr>
      <w:tr w14:paraId="43696F54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53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08, 数据报告, 上线后7-14天提供效果数据报告, 上线后2周</w:t>
            </w:r>
          </w:p>
        </w:tc>
      </w:tr>
      <w:tr w14:paraId="285ED4F0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9D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09, 尾款结算, 品牌方支付尾款，联盟与主播结算, 报告交付后7天</w:t>
            </w:r>
            <w:bookmarkStart w:id="0" w:name="_GoBack"/>
            <w:bookmarkEnd w:id="0"/>
          </w:p>
        </w:tc>
      </w:tr>
    </w:tbl>
    <w:p w14:paraId="779FD48F">
      <w:pPr>
        <w:spacing w:before="60" w:after="60"/>
      </w:pPr>
    </w:p>
    <w:p w14:paraId="5199E83F">
      <w:pPr>
        <w:pStyle w:val="4"/>
        <w:spacing w:before="240" w:after="120"/>
        <w:rPr>
          <w:highlight w:val="yellow"/>
        </w:rPr>
      </w:pPr>
      <w:r>
        <w:rPr>
          <w:rFonts w:ascii="Arial" w:hAnsi="Arial" w:eastAsia="Arial" w:cs="Arial"/>
          <w:b/>
          <w:bCs/>
          <w:color w:val="D4763A"/>
          <w:sz w:val="24"/>
          <w:szCs w:val="24"/>
          <w:highlight w:val="yellow"/>
        </w:rPr>
        <w:t>报价总览表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C68A24D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842F">
            <w:pPr>
              <w:jc w:val="center"/>
            </w:pPr>
            <w:commentRangeStart w:id="31"/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合作类型, 形式, 参考报价区间</w:t>
            </w:r>
            <w:commentRangeEnd w:id="31"/>
            <w:r>
              <w:commentReference w:id="31"/>
            </w:r>
          </w:p>
        </w:tc>
      </w:tr>
      <w:tr w14:paraId="623AAE2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00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品牌定制沙龙, 月度沙龙冠名, 10,000-30,000元/场</w:t>
            </w:r>
          </w:p>
        </w:tc>
      </w:tr>
      <w:tr w14:paraId="1651A31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20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空间品牌植入, 录制空间品牌展示, 2,000-15,000元/月</w:t>
            </w:r>
          </w:p>
        </w:tc>
      </w:tr>
      <w:tr w14:paraId="0EFE586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61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主播代言合作, 单期/系列/年度, 1,000-200,000元</w:t>
            </w:r>
          </w:p>
        </w:tc>
      </w:tr>
      <w:tr w14:paraId="1D16A8CC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0D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数据报告服务, 单期/季度/年度, 3,000-50,000元/份</w:t>
            </w:r>
          </w:p>
        </w:tc>
      </w:tr>
      <w:tr w14:paraId="350AC33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33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广告投放, 口播/定制/冠名, 300-30,000元/期</w:t>
            </w:r>
          </w:p>
        </w:tc>
      </w:tr>
      <w:tr w14:paraId="0E49001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81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投放套餐, 试水/标准/进阶/旗舰, 3,000-200,000元</w:t>
            </w:r>
          </w:p>
        </w:tc>
      </w:tr>
      <w:tr w14:paraId="7797440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D7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</w:rPr>
              <w:t>品牌播客代运营, 品牌专属播客持续运营, 15,000-50,000元/月</w:t>
            </w:r>
          </w:p>
        </w:tc>
      </w:tr>
    </w:tbl>
    <w:p w14:paraId="34B1B290">
      <w:pPr>
        <w:spacing w:before="60" w:after="60"/>
      </w:pPr>
    </w:p>
    <w:p w14:paraId="0E544137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D4763A"/>
          <w:sz w:val="24"/>
          <w:szCs w:val="24"/>
        </w:rPr>
        <w:t>合作联系方式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9670AB3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5798FC">
            <w:r>
              <w:rPr>
                <w:rFonts w:ascii="Arial" w:hAnsi="Arial" w:eastAsia="Arial" w:cs="Arial"/>
                <w:b/>
                <w:bCs/>
                <w:color w:val="1B3A5C"/>
                <w:sz w:val="22"/>
                <w:szCs w:val="22"/>
              </w:rPr>
              <w:t>商务合作请联系</w:t>
            </w:r>
          </w:p>
          <w:p w14:paraId="4FBB245A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此刻Space·播客联盟 商务合作部</w:t>
            </w:r>
          </w:p>
          <w:p w14:paraId="79936D29">
            <w:pPr>
              <w:spacing w:before="40"/>
              <w:rPr>
                <w:rFonts w:hint="default" w:ascii="Arial" w:hAnsi="Arial" w:eastAsia="宋体" w:cs="Arial"/>
                <w:color w:val="333333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联系人：</w:t>
            </w:r>
            <w:r>
              <w:rPr>
                <w:rFonts w:hint="eastAsia" w:ascii="Arial" w:hAnsi="Arial" w:eastAsia="宋体" w:cs="Arial"/>
                <w:color w:val="333333"/>
                <w:sz w:val="21"/>
                <w:szCs w:val="21"/>
                <w:lang w:val="en-US" w:eastAsia="zh-CN"/>
              </w:rPr>
              <w:t>方草心老师 ， Sunny老师</w:t>
            </w:r>
          </w:p>
          <w:p w14:paraId="1DBD00C3">
            <w:pPr>
              <w:spacing w:before="40"/>
              <w:rPr>
                <w:rFonts w:ascii="Arial" w:hAnsi="Arial" w:eastAsia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电话：15810638645</w:t>
            </w:r>
          </w:p>
          <w:p w14:paraId="5C782CFE">
            <w:pPr>
              <w:spacing w:before="40"/>
              <w:rPr>
                <w:rFonts w:hint="eastAsia" w:ascii="Arial" w:hAnsi="Arial" w:eastAsia="宋体" w:cs="Arial"/>
                <w:color w:val="333333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sz w:val="21"/>
                <w:szCs w:val="21"/>
                <w:lang w:val="en-US" w:eastAsia="zh-CN"/>
              </w:rPr>
              <w:t>微信：</w:t>
            </w:r>
          </w:p>
          <w:p w14:paraId="0EDE5FD9">
            <w:pPr>
              <w:spacing w:before="40"/>
              <w:rPr>
                <w:rFonts w:hint="default" w:ascii="Arial" w:hAnsi="Arial" w:eastAsia="宋体" w:cs="Arial"/>
                <w:color w:val="333333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sz w:val="21"/>
                <w:szCs w:val="21"/>
                <w:lang w:val="en-US" w:eastAsia="zh-CN"/>
              </w:rPr>
              <w:t>小红书：此刻Space</w:t>
            </w:r>
          </w:p>
          <w:p w14:paraId="677D4548">
            <w:pPr>
              <w:spacing w:before="40"/>
              <w:rPr>
                <w:rFonts w:ascii="Arial" w:hAnsi="Arial" w:eastAsia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邮箱：</w:t>
            </w:r>
          </w:p>
          <w:p w14:paraId="5E8491AB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地址：</w:t>
            </w:r>
          </w:p>
          <w:p w14:paraId="11ADDDF7">
            <w:pPr>
              <w:spacing w:before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我们期待与您一起，让每个声音都被听见，让每个品牌都被看见。</w:t>
            </w:r>
          </w:p>
        </w:tc>
      </w:tr>
    </w:tbl>
    <w:p w14:paraId="49727BE8">
      <w:pPr>
        <w:spacing w:before="60" w:after="60"/>
      </w:pPr>
    </w:p>
    <w:p w14:paraId="6EEC1CC5">
      <w:pPr>
        <w:pBdr>
          <w:left w:val="single" w:color="D4763A" w:sz="2" w:space="12"/>
        </w:pBdr>
        <w:spacing w:before="120" w:after="120" w:line="360" w:lineRule="auto"/>
        <w:ind w:left="480"/>
      </w:pPr>
      <w:r>
        <w:rPr>
          <w:rFonts w:ascii="Arial" w:hAnsi="Arial" w:eastAsia="Arial" w:cs="Arial"/>
          <w:i/>
          <w:iCs/>
          <w:color w:val="D4763A"/>
          <w:sz w:val="22"/>
          <w:szCs w:val="22"/>
        </w:rPr>
        <w:t>此刻Space — 关注当下，容纳多元，听见你我，看见你我。</w:t>
      </w:r>
    </w:p>
    <w:p w14:paraId="2177BD2B">
      <w:pPr>
        <w:pBdr>
          <w:left w:val="single" w:color="D4763A" w:sz="2" w:space="12"/>
        </w:pBdr>
        <w:spacing w:before="120" w:after="120" w:line="360" w:lineRule="auto"/>
        <w:ind w:left="480"/>
      </w:pPr>
      <w:r>
        <w:rPr>
          <w:rFonts w:ascii="Arial" w:hAnsi="Arial" w:eastAsia="Arial" w:cs="Arial"/>
          <w:i/>
          <w:iCs/>
          <w:color w:val="D4763A"/>
          <w:sz w:val="22"/>
          <w:szCs w:val="22"/>
        </w:rPr>
        <w:t>播客联盟 — 让每个声音都被听见。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8" w:footer="708" w:gutter="0"/>
      <w:pgNumType w:fmt="decimal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你说你喜欢海、但你没说是地中海。" w:date="2026-07-20T12:58:52Z" w:initials="">
    <w:p w14:paraId="4E139B9E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需要购买云空间？或者使用飞书等工具，需考虑费用、便捷性及用户的使用习惯等因素</w:t>
      </w:r>
    </w:p>
  </w:comment>
  <w:comment w:id="1" w:author="你说你喜欢海、但你没说是地中海。" w:date="2026-07-20T13:29:32Z" w:initials="">
    <w:p w14:paraId="29CB1A00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是否可以实现？</w:t>
      </w:r>
    </w:p>
  </w:comment>
  <w:comment w:id="2" w:author="你说你喜欢海、但你没说是地中海。" w:date="2026-07-21T15:25:16Z" w:initials="">
    <w:p w14:paraId="4A368B62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与购买云空间相关</w:t>
      </w:r>
    </w:p>
  </w:comment>
  <w:comment w:id="3" w:author="苍茫大地马主沉浮" w:date="2026-09-10T12:09:42Z" w:initials="">
    <w:p w14:paraId="31EDF5A5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定价需做市场调研，依据城市/区域/场地差异定价</w:t>
      </w:r>
    </w:p>
  </w:comment>
  <w:comment w:id="4" w:author="你说你喜欢海、但你没说是地中海。" w:date="2026-07-21T15:28:02Z" w:initials="">
    <w:p w14:paraId="6B5DBB5F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一键登录是否能关联到用户手机号？</w:t>
      </w:r>
    </w:p>
  </w:comment>
  <w:comment w:id="5" w:author="你说你喜欢海、但你没说是地中海。" w:date="2026-07-20T13:39:31Z" w:initials="">
    <w:p w14:paraId="5EA17D31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不是可以直接用手机录音吗？</w:t>
      </w:r>
    </w:p>
  </w:comment>
  <w:comment w:id="6" w:author="你说你喜欢海、但你没说是地中海。" w:date="2026-07-21T15:36:23Z" w:initials="">
    <w:p w14:paraId="0B0BB45F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后期考虑是否删除</w:t>
      </w:r>
    </w:p>
  </w:comment>
  <w:comment w:id="7" w:author="你说你喜欢海、但你没说是地中海。" w:date="2026-07-20T13:40:58Z" w:initials="">
    <w:p w14:paraId="754A57BB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是否可实现？有无此必要？</w:t>
      </w:r>
    </w:p>
  </w:comment>
  <w:comment w:id="8" w:author="你说你喜欢海、但你没说是地中海。" w:date="2026-07-21T15:58:01Z" w:initials="">
    <w:p w14:paraId="39A46C98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小程序需满足该项功能</w:t>
      </w:r>
    </w:p>
    <w:p w14:paraId="0E9DE9FC">
      <w:pPr>
        <w:pStyle w:val="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小程序能实现直接收款吗？</w:t>
      </w:r>
    </w:p>
  </w:comment>
  <w:comment w:id="9" w:author="苍茫大地马主沉浮" w:date="2026-09-10T12:11:26Z" w:initials="">
    <w:p w14:paraId="12D3B6E4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外包服务</w:t>
      </w:r>
    </w:p>
  </w:comment>
  <w:comment w:id="10" w:author="你说你喜欢海、但你没说是地中海。" w:date="2026-07-20T19:17:24Z" w:initials="">
    <w:p w14:paraId="7825B7E0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这个环节能否在小程序上通过定制选择完全实现自助？在后台能直接根据上述信息导出工作文档</w:t>
      </w:r>
    </w:p>
  </w:comment>
  <w:comment w:id="11" w:author="你说你喜欢海、但你没说是地中海。" w:date="2026-07-20T19:18:11Z" w:initials="">
    <w:p w14:paraId="0E46CE9B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后期 如有需要可增加此项服务</w:t>
      </w:r>
    </w:p>
  </w:comment>
  <w:comment w:id="12" w:author="你说你喜欢海、但你没说是地中海。" w:date="2026-07-20T19:23:02Z" w:initials="">
    <w:p w14:paraId="42C9F911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完全不懂，需要和后期制作人员确认</w:t>
      </w:r>
    </w:p>
  </w:comment>
  <w:comment w:id="13" w:author="你说你喜欢海、但你没说是地中海。" w:date="2026-07-20T19:32:22Z" w:initials="">
    <w:p w14:paraId="1BE97B90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用户是否习惯于使用云端链接？还是采用微信及飞书等更常用的沟通方式？</w:t>
      </w:r>
    </w:p>
  </w:comment>
  <w:comment w:id="14" w:author="你说你喜欢海、但你没说是地中海。" w:date="2026-07-20T19:34:27Z" w:initials="">
    <w:p w14:paraId="39DC9203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完全不懂，需后期团队确认</w:t>
      </w:r>
    </w:p>
  </w:comment>
  <w:comment w:id="15" w:author="你说你喜欢海、但你没说是地中海。" w:date="2026-07-20T19:38:51Z" w:initials="">
    <w:p w14:paraId="405BDC0D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这个时长建议再斟酌</w:t>
      </w:r>
    </w:p>
  </w:comment>
  <w:comment w:id="16" w:author="你说你喜欢海、但你没说是地中海。" w:date="2026-07-21T16:31:50Z" w:initials="">
    <w:p w14:paraId="11ECDFC3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后期可能增加此服务</w:t>
      </w:r>
    </w:p>
  </w:comment>
  <w:comment w:id="17" w:author="你说你喜欢海、但你没说是地中海。" w:date="2026-07-20T19:41:30Z" w:initials="">
    <w:p w14:paraId="2C441041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需核算后期成本后再确定折扣率</w:t>
      </w:r>
    </w:p>
  </w:comment>
  <w:comment w:id="18" w:author="你说你喜欢海、但你没说是地中海。" w:date="2026-07-20T19:43:40Z" w:initials="">
    <w:p w14:paraId="66A3615D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小程序线上实现定制需求摸底</w:t>
      </w:r>
    </w:p>
  </w:comment>
  <w:comment w:id="19" w:author="你说你喜欢海、但你没说是地中海。" w:date="2026-07-20T20:07:03Z" w:initials="">
    <w:p w14:paraId="4E58A976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录制成员</w:t>
      </w:r>
    </w:p>
  </w:comment>
  <w:comment w:id="20" w:author="你说你喜欢海、但你没说是地中海。" w:date="2026-07-20T20:09:14Z" w:initials="">
    <w:p w14:paraId="37AA7605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对毕业季的用户建议此后增加“此刻心声”</w:t>
      </w:r>
    </w:p>
  </w:comment>
  <w:comment w:id="21" w:author="你说你喜欢海、但你没说是地中海。" w:date="2026-07-20T20:08:15Z" w:initials="">
    <w:p w14:paraId="5F759143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适用于同窗重聚</w:t>
      </w:r>
    </w:p>
  </w:comment>
  <w:comment w:id="22" w:author="你说你喜欢海、但你没说是地中海。" w:date="2026-07-20T20:07:50Z" w:initials="">
    <w:p w14:paraId="6B74B028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适用于同窗重聚</w:t>
      </w:r>
    </w:p>
  </w:comment>
  <w:comment w:id="23" w:author="你说你喜欢海、但你没说是地中海。" w:date="2026-07-20T20:18:37Z" w:initials="">
    <w:p w14:paraId="24012942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依托小程序定制选项完成</w:t>
      </w:r>
    </w:p>
  </w:comment>
  <w:comment w:id="24" w:author="你说你喜欢海、但你没说是地中海。" w:date="2026-07-20T20:19:04Z" w:initials="">
    <w:p w14:paraId="7199C982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根据小程序摸底情况完成定制并与客户沟通</w:t>
      </w:r>
    </w:p>
  </w:comment>
  <w:comment w:id="25" w:author="你说你喜欢海、但你没说是地中海。" w:date="2026-07-20T20:20:06Z" w:initials="">
    <w:p w14:paraId="58638FAD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到底要不要保留此项服务？</w:t>
      </w:r>
    </w:p>
  </w:comment>
  <w:comment w:id="26" w:author="苍茫大地马主沉浮" w:date="2026-09-10T12:13:27Z" w:initials="">
    <w:p w14:paraId="1D935500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需要调研</w:t>
      </w:r>
    </w:p>
  </w:comment>
  <w:comment w:id="27" w:author="你说你喜欢海、但你没说是地中海。" w:date="2026-07-20T20:48:29Z" w:initials="">
    <w:p w14:paraId="10ED8EEF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是我们的目标，内部掌握，不对外公布</w:t>
      </w:r>
    </w:p>
  </w:comment>
  <w:comment w:id="28" w:author="你说你喜欢海、但你没说是地中海。" w:date="2026-07-20T20:49:33Z" w:initials="">
    <w:p w14:paraId="7C69EA22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自己录制保存素材，不分享</w:t>
      </w:r>
    </w:p>
  </w:comment>
  <w:comment w:id="29" w:author="你说你喜欢海、但你没说是地中海。" w:date="2026-07-20T20:58:03Z" w:initials="">
    <w:p w14:paraId="141551F4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先要把自己的播客做好才有可能进阶到这一级服务</w:t>
      </w:r>
    </w:p>
  </w:comment>
  <w:comment w:id="30" w:author="你说你喜欢海、但你没说是地中海。" w:date="2026-07-20T21:06:10Z" w:initials="">
    <w:p w14:paraId="5A5B5366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形式很丰富，我们能做哪些？</w:t>
      </w:r>
    </w:p>
  </w:comment>
  <w:comment w:id="31" w:author="苍茫大地马主沉浮" w:date="2026-09-10T12:15:48Z" w:initials="">
    <w:p w14:paraId="409E12C5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待调研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E139B9E" w15:done="0"/>
  <w15:commentEx w15:paraId="29CB1A00" w15:done="0"/>
  <w15:commentEx w15:paraId="4A368B62" w15:done="0"/>
  <w15:commentEx w15:paraId="31EDF5A5" w15:done="0"/>
  <w15:commentEx w15:paraId="6B5DBB5F" w15:done="0"/>
  <w15:commentEx w15:paraId="5EA17D31" w15:done="0"/>
  <w15:commentEx w15:paraId="0B0BB45F" w15:done="0"/>
  <w15:commentEx w15:paraId="754A57BB" w15:done="0"/>
  <w15:commentEx w15:paraId="0E9DE9FC" w15:done="0"/>
  <w15:commentEx w15:paraId="12D3B6E4" w15:done="0"/>
  <w15:commentEx w15:paraId="7825B7E0" w15:done="0"/>
  <w15:commentEx w15:paraId="0E46CE9B" w15:done="0"/>
  <w15:commentEx w15:paraId="42C9F911" w15:done="0"/>
  <w15:commentEx w15:paraId="1BE97B90" w15:done="0"/>
  <w15:commentEx w15:paraId="39DC9203" w15:done="0"/>
  <w15:commentEx w15:paraId="405BDC0D" w15:done="0"/>
  <w15:commentEx w15:paraId="11ECDFC3" w15:done="0"/>
  <w15:commentEx w15:paraId="2C441041" w15:done="0"/>
  <w15:commentEx w15:paraId="66A3615D" w15:done="0"/>
  <w15:commentEx w15:paraId="4E58A976" w15:done="0"/>
  <w15:commentEx w15:paraId="37AA7605" w15:done="0"/>
  <w15:commentEx w15:paraId="5F759143" w15:done="0"/>
  <w15:commentEx w15:paraId="6B74B028" w15:done="0"/>
  <w15:commentEx w15:paraId="24012942" w15:done="0"/>
  <w15:commentEx w15:paraId="7199C982" w15:done="0"/>
  <w15:commentEx w15:paraId="58638FAD" w15:done="0"/>
  <w15:commentEx w15:paraId="1D935500" w15:done="0"/>
  <w15:commentEx w15:paraId="10ED8EEF" w15:done="0"/>
  <w15:commentEx w15:paraId="7C69EA22" w15:done="0"/>
  <w15:commentEx w15:paraId="141551F4" w15:done="0"/>
  <w15:commentEx w15:paraId="5A5B5366" w15:done="0"/>
  <w15:commentEx w15:paraId="409E12C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EB253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45FFC3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5FFC3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B4479">
    <w:pPr>
      <w:jc w:val="right"/>
    </w:pPr>
    <w:r>
      <w:rPr>
        <w:rFonts w:ascii="Arial" w:hAnsi="Arial" w:eastAsia="Arial" w:cs="Arial"/>
      </w:rPr>
      <w:t>此刻Space · 六大业务交付内容包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7C350A"/>
    <w:multiLevelType w:val="multilevel"/>
    <w:tmpl w:val="FB7C350A"/>
    <w:lvl w:ilvl="0" w:tentative="0">
      <w:start w:val="1"/>
      <w:numFmt w:val="bullet"/>
      <w:lvlText w:val="•"/>
      <w:lvlJc w:val="left"/>
      <w:pPr>
        <w:ind w:left="480" w:hanging="260"/>
      </w:pPr>
    </w:lvl>
    <w:lvl w:ilvl="1" w:tentative="0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你说你喜欢海、但你没说是地中海。">
    <w15:presenceInfo w15:providerId="WPS Office" w15:userId="6781120696"/>
  </w15:person>
  <w15:person w15:author="苍茫大地马主沉浮">
    <w15:presenceInfo w15:providerId="WPS Office" w15:userId="28278296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1A6070"/>
    <w:rsid w:val="0B2A569A"/>
    <w:rsid w:val="13022FE6"/>
    <w:rsid w:val="15634714"/>
    <w:rsid w:val="162B3FA3"/>
    <w:rsid w:val="16F23E82"/>
    <w:rsid w:val="1905CDEB"/>
    <w:rsid w:val="1FF16067"/>
    <w:rsid w:val="22FC681C"/>
    <w:rsid w:val="23E87340"/>
    <w:rsid w:val="254A7D34"/>
    <w:rsid w:val="2851519C"/>
    <w:rsid w:val="2EEF481E"/>
    <w:rsid w:val="30593C8F"/>
    <w:rsid w:val="317FA7CB"/>
    <w:rsid w:val="33AD2162"/>
    <w:rsid w:val="34A329B3"/>
    <w:rsid w:val="37F22B08"/>
    <w:rsid w:val="3A375DFF"/>
    <w:rsid w:val="40DD7A83"/>
    <w:rsid w:val="420B5F6A"/>
    <w:rsid w:val="4CB27C8F"/>
    <w:rsid w:val="4D0B0C3B"/>
    <w:rsid w:val="54C26608"/>
    <w:rsid w:val="593D5A74"/>
    <w:rsid w:val="5FE624B9"/>
    <w:rsid w:val="622B23D4"/>
    <w:rsid w:val="673E7F4D"/>
    <w:rsid w:val="6E4A75C5"/>
    <w:rsid w:val="75BFA725"/>
    <w:rsid w:val="75CFA2AD"/>
    <w:rsid w:val="79617D8E"/>
    <w:rsid w:val="7B7F460E"/>
    <w:rsid w:val="7E854E24"/>
    <w:rsid w:val="7E9B4EC8"/>
    <w:rsid w:val="7FDE59FE"/>
    <w:rsid w:val="B6FE369D"/>
    <w:rsid w:val="CFFB4F10"/>
    <w:rsid w:val="DBA559A9"/>
    <w:rsid w:val="DFD36356"/>
    <w:rsid w:val="DFF613BD"/>
    <w:rsid w:val="F7EB89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2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36</Pages>
  <Words>782</Words>
  <Characters>942</Characters>
  <TotalTime>78</TotalTime>
  <ScaleCrop>false</ScaleCrop>
  <LinksUpToDate>false</LinksUpToDate>
  <CharactersWithSpaces>1191</CharactersWithSpaces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2026-07-20T12:54:00Z</dcterms:created>
  <dc:creator>Un-named</dc:creator>
  <cp:lastModifiedBy>苍茫大地马主沉浮</cp:lastModifiedBy>
  <dcterms:modified xsi:type="dcterms:W3CDTF">2026-09-10T12:15:55Z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44F0FE9887F34B418B23192DDA69DB7A_13</vt:lpwstr>
  </property>
  <property fmtid="{D5CDD505-2E9C-101B-9397-08002B2CF9AE}" pid="4" name="KSOTemplateDocerSaveRecord">
    <vt:lpwstr>eyJoZGlkIjoiYTU3MjAzOGI1ZWM1NjI3YTE0MjIzZDIwNTMwM2NhZjEiLCJ1c2VySWQiOiIxNDA5OTA1OTQ0In0=</vt:lpwstr>
  </property>
</Properties>
</file>